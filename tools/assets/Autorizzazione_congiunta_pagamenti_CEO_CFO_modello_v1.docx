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EF34" w14:textId="77777777" w:rsidR="00E315E1" w:rsidRDefault="00B87C97">
      <w:pPr>
        <w:spacing w:after="20" w:line="259" w:lineRule="auto"/>
        <w:jc w:val="center"/>
      </w:pPr>
      <w:r>
        <w:rPr>
          <w:rFonts w:ascii="Arial" w:hAnsi="Arial" w:cs="Arial"/>
          <w:b/>
          <w:bCs/>
          <w:color w:val="1B505F"/>
          <w:sz w:val="26"/>
          <w:szCs w:val="26"/>
        </w:rPr>
        <w:t>AUTORIZZAZIONE CONGIUNTA AL PAGAMENTO</w:t>
      </w:r>
    </w:p>
    <w:p w14:paraId="27EC5232" w14:textId="77777777" w:rsidR="00E315E1" w:rsidRDefault="00B87C97">
      <w:pPr>
        <w:spacing w:after="20" w:line="259" w:lineRule="auto"/>
        <w:jc w:val="center"/>
      </w:pPr>
      <w:r>
        <w:rPr>
          <w:rFonts w:ascii="Arial" w:hAnsi="Arial" w:cs="Arial"/>
          <w:b/>
          <w:bCs/>
          <w:sz w:val="18"/>
          <w:szCs w:val="18"/>
        </w:rPr>
        <w:t>Amministratore Delegato (CEO) e Chief Financial Officer (CFO)</w:t>
      </w:r>
    </w:p>
    <w:p w14:paraId="301A0A67" w14:textId="77777777" w:rsidR="00E315E1" w:rsidRDefault="00B87C97">
      <w:pPr>
        <w:spacing w:after="120" w:line="259" w:lineRule="auto"/>
        <w:jc w:val="center"/>
      </w:pPr>
      <w:r>
        <w:rPr>
          <w:rFonts w:ascii="Arial" w:hAnsi="Arial" w:cs="Arial"/>
          <w:i/>
          <w:iCs/>
          <w:color w:val="444444"/>
          <w:sz w:val="16"/>
          <w:szCs w:val="16"/>
        </w:rPr>
        <w:t>ai sensi della deliberazione del Consiglio di Amministrazione n. 11 dell’8 ottobre 2026 – Punto 5 dell’</w:t>
      </w:r>
      <w:proofErr w:type="spellStart"/>
      <w:r>
        <w:rPr>
          <w:rFonts w:ascii="Arial" w:hAnsi="Arial" w:cs="Arial"/>
          <w:i/>
          <w:iCs/>
          <w:color w:val="444444"/>
          <w:sz w:val="16"/>
          <w:szCs w:val="16"/>
        </w:rPr>
        <w:t>O.d.G.</w:t>
      </w:r>
      <w:proofErr w:type="spellEnd"/>
      <w:r>
        <w:rPr>
          <w:rFonts w:ascii="Arial" w:hAnsi="Arial" w:cs="Arial"/>
          <w:i/>
          <w:iCs/>
          <w:color w:val="444444"/>
          <w:sz w:val="16"/>
          <w:szCs w:val="16"/>
        </w:rPr>
        <w:t xml:space="preserve"> e Allegato A (Matrice delle deleghe e dei poteri bancari)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00"/>
        <w:gridCol w:w="3219"/>
        <w:gridCol w:w="1600"/>
        <w:gridCol w:w="3219"/>
      </w:tblGrid>
      <w:tr w:rsidR="00E315E1" w14:paraId="3AECAC2F" w14:textId="77777777">
        <w:trPr>
          <w:cantSplit/>
          <w:trHeight w:val="420"/>
          <w:jc w:val="center"/>
        </w:trPr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20DDAC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Protocollo n.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188EB11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352CFDE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Data richiesta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1A15370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____ / ____ / ________</w:t>
            </w:r>
          </w:p>
        </w:tc>
      </w:tr>
      <w:tr w:rsidR="00E315E1" w14:paraId="272B0529" w14:textId="77777777">
        <w:trPr>
          <w:cantSplit/>
          <w:trHeight w:val="420"/>
          <w:jc w:val="center"/>
        </w:trPr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24965A1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Richiedente / Funzione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370B2E73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301C28D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Centro di costo / voce di budget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35916DB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3871BD27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1. Dati del pagamento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900"/>
        <w:gridCol w:w="6738"/>
      </w:tblGrid>
      <w:tr w:rsidR="00E315E1" w14:paraId="30B77810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E72510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Beneficiario (ragione sociale / nome)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29BDE9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E315E1" w14:paraId="2F09B3CD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0985C78C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P.IVA / Codice Fiscale beneficiario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6C45062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E315E1" w14:paraId="066BBDE7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22438AC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IBAN beneficiario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142FBCD4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E315E1" w14:paraId="6168F04A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6E60F2D3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Banca / BIC-SWIFT beneficiario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1850736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E315E1" w14:paraId="0D9FDB2A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11D742F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Importo in cifre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A30CFC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€ ____________________________ ,____</w:t>
            </w:r>
          </w:p>
        </w:tc>
      </w:tr>
      <w:tr w:rsidR="00E315E1" w14:paraId="52D88C84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8A793E1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Importo in lettere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5FE0EC5D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Euro ____________________________________________ /____</w:t>
            </w:r>
          </w:p>
        </w:tc>
      </w:tr>
      <w:tr w:rsidR="00E315E1" w14:paraId="6F19AA61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589390E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Causale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302AA571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E315E1" w14:paraId="572202F3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6AA2C4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Documento di riferimento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971359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☐ Fattura   ☐ Contratto   ☐ Ordine   ☐ Altro: ________   n. __________ del ___/___/______</w:t>
            </w:r>
          </w:p>
        </w:tc>
      </w:tr>
      <w:tr w:rsidR="00E315E1" w14:paraId="30ACE6E9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ED8125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Conto di addebito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5244B3A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Banco Fiorentino – Mugello Impruneta Signa – Credito Cooperativo s.c. – IBAN ____________________________</w:t>
            </w:r>
          </w:p>
        </w:tc>
      </w:tr>
      <w:tr w:rsidR="00E315E1" w14:paraId="2C2ECF98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42338E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Modalità di pagamento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64BFCD3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☐ Bonifico SEPA   ☐ Bonifico urgente   ☐ Bonifico estero   ☐ F24   ☐ Altro: ________</w:t>
            </w:r>
          </w:p>
        </w:tc>
      </w:tr>
      <w:tr w:rsidR="00E315E1" w14:paraId="71FF92E8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1ADEC2C0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Data valuta / esecuzione richiesta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6EE212F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____ / ____ / ________</w:t>
            </w:r>
          </w:p>
        </w:tc>
      </w:tr>
    </w:tbl>
    <w:p w14:paraId="74B3B933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2. Scaglione applicabile (Allegato A)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00"/>
        <w:gridCol w:w="2350"/>
        <w:gridCol w:w="3394"/>
        <w:gridCol w:w="3394"/>
      </w:tblGrid>
      <w:tr w:rsidR="00E315E1" w14:paraId="00381BF3" w14:textId="77777777">
        <w:trPr>
          <w:cantSplit/>
          <w:tblHeader/>
          <w:jc w:val="center"/>
        </w:trPr>
        <w:tc>
          <w:tcPr>
            <w:tcW w:w="500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2DD4E18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50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5ADC9F3B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Importo unitario</w:t>
            </w:r>
          </w:p>
        </w:tc>
        <w:tc>
          <w:tcPr>
            <w:tcW w:w="3394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5CD57432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Approvazione</w:t>
            </w:r>
          </w:p>
        </w:tc>
        <w:tc>
          <w:tcPr>
            <w:tcW w:w="3394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03D7933C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Firma / esecuzione</w:t>
            </w:r>
          </w:p>
        </w:tc>
      </w:tr>
      <w:tr w:rsidR="00E315E1" w14:paraId="0466E6E1" w14:textId="77777777">
        <w:trPr>
          <w:cantSplit/>
          <w:trHeight w:val="520"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  <w:vAlign w:val="center"/>
          </w:tcPr>
          <w:p w14:paraId="0394E0C5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☐</w:t>
            </w:r>
          </w:p>
        </w:tc>
        <w:tc>
          <w:tcPr>
            <w:tcW w:w="2350" w:type="dxa"/>
            <w:tcMar>
              <w:top w:w="50" w:type="dxa"/>
              <w:bottom w:w="50" w:type="dxa"/>
            </w:tcMar>
            <w:vAlign w:val="center"/>
          </w:tcPr>
          <w:p w14:paraId="017F8E7C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Oltre € 50.000,00 e fino a € 250.000,00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1589CD4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Autorizzazione congiunta dell’Amministratore Delegato e del Chief Financial Officer (presente modulo)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6294E01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Firma congiunta AD + CFO. Aggregazione delle operazioni correlate.</w:t>
            </w:r>
          </w:p>
        </w:tc>
      </w:tr>
      <w:tr w:rsidR="00E315E1" w14:paraId="6FC23F3D" w14:textId="77777777">
        <w:trPr>
          <w:cantSplit/>
          <w:trHeight w:val="520"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  <w:vAlign w:val="center"/>
          </w:tcPr>
          <w:p w14:paraId="7AB3F4B7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☐</w:t>
            </w:r>
          </w:p>
        </w:tc>
        <w:tc>
          <w:tcPr>
            <w:tcW w:w="2350" w:type="dxa"/>
            <w:tcMar>
              <w:top w:w="50" w:type="dxa"/>
              <w:bottom w:w="50" w:type="dxa"/>
            </w:tcMar>
            <w:vAlign w:val="center"/>
          </w:tcPr>
          <w:p w14:paraId="64C00C6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Oltre € 250.000,00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36A902C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Preventiva approvazione del Consiglio di Amministrazione – delibera n. ______ del ___/___/______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0CDC0541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Firma congiunta AD + CFO, in esecuzione conforme alla deliberazione consiliare.</w:t>
            </w:r>
          </w:p>
        </w:tc>
      </w:tr>
    </w:tbl>
    <w:p w14:paraId="0A0102F2" w14:textId="77777777" w:rsidR="00E315E1" w:rsidRDefault="00B87C97">
      <w:pPr>
        <w:spacing w:before="100" w:after="40" w:line="259" w:lineRule="auto"/>
      </w:pPr>
      <w:proofErr w:type="gramStart"/>
      <w:r>
        <w:rPr>
          <w:rFonts w:ascii="Arial" w:hAnsi="Arial" w:cs="Arial"/>
          <w:sz w:val="16"/>
          <w:szCs w:val="16"/>
        </w:rPr>
        <w:t>☐  Pagamento</w:t>
      </w:r>
      <w:proofErr w:type="gramEnd"/>
      <w:r>
        <w:rPr>
          <w:rFonts w:ascii="Arial" w:hAnsi="Arial" w:cs="Arial"/>
          <w:sz w:val="16"/>
          <w:szCs w:val="16"/>
        </w:rPr>
        <w:t xml:space="preserve"> di paghe, imposte, contributi, rate di debito o altro pagamento già specificamente approvato (estremi approvazione: _______________________________): non è richiesta una nuova approvazione del </w:t>
      </w:r>
      <w:proofErr w:type="spellStart"/>
      <w:r>
        <w:rPr>
          <w:rFonts w:ascii="Arial" w:hAnsi="Arial" w:cs="Arial"/>
          <w:sz w:val="16"/>
          <w:szCs w:val="16"/>
        </w:rPr>
        <w:t>CdA</w:t>
      </w:r>
      <w:proofErr w:type="spellEnd"/>
      <w:r>
        <w:rPr>
          <w:rFonts w:ascii="Arial" w:hAnsi="Arial" w:cs="Arial"/>
          <w:sz w:val="16"/>
          <w:szCs w:val="16"/>
        </w:rPr>
        <w:t xml:space="preserve"> per la mera esecuzione; si applicano i poteri di firma corrispondenti all’importo.</w:t>
      </w:r>
    </w:p>
    <w:p w14:paraId="63DAB416" w14:textId="77777777" w:rsidR="00E315E1" w:rsidRDefault="00B87C97">
      <w:pPr>
        <w:spacing w:after="40" w:line="259" w:lineRule="auto"/>
      </w:pPr>
      <w:r>
        <w:rPr>
          <w:rFonts w:ascii="Arial" w:hAnsi="Arial" w:cs="Arial"/>
          <w:i/>
          <w:iCs/>
          <w:color w:val="444444"/>
          <w:sz w:val="15"/>
          <w:szCs w:val="15"/>
        </w:rPr>
        <w:t>Nota: le operazioni di importo unitario fino a € 50.000,00 rientranti nel Piano Industriale, nel Piano Finanziario e nel budget approvati, o derivanti da obblighi già autorizzati, sono eseguibili con firma singola dell’AD o del CFO e non richiedono il presente modulo. È vietato il frazionamento artificioso delle operazioni al fine di eludere le soglie.</w:t>
      </w:r>
    </w:p>
    <w:p w14:paraId="583B9658" w14:textId="77777777" w:rsidR="00E315E1" w:rsidRDefault="00B87C97">
      <w:pPr>
        <w:keepNext/>
        <w:pageBreakBefore/>
        <w:pBdr>
          <w:bottom w:val="single" w:sz="8" w:space="1" w:color="1B505F"/>
        </w:pBdr>
        <w:spacing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lastRenderedPageBreak/>
        <w:t>3. Verifiche preliminari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00"/>
        <w:gridCol w:w="9138"/>
      </w:tblGrid>
      <w:tr w:rsidR="00E315E1" w14:paraId="505CA69F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1038C75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☐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003019DB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Il pagamento è coerente con il Piano Industriale, il Piano Finanziario e il budget approvati, o deriva da obblighi debitamente autorizzati dall’organo sociale competente.</w:t>
            </w:r>
          </w:p>
        </w:tc>
      </w:tr>
      <w:tr w:rsidR="00E315E1" w14:paraId="680798C8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D7112B8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☐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45E7C89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L’importo è stato determinato aggregando le operazioni correlate (stessa controparte, progetto, accordo o finalità commerciale); non vi è frazionamento.</w:t>
            </w:r>
          </w:p>
        </w:tc>
      </w:tr>
      <w:tr w:rsidR="00E315E1" w14:paraId="2FEFB8A3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67D0C86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☐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06561852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La documentazione di supporto (fattura, contratto, ordine, SAL, delibera) è disponibile e allegata.</w:t>
            </w:r>
          </w:p>
        </w:tc>
      </w:tr>
      <w:tr w:rsidR="00E315E1" w14:paraId="36EEFF0E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1A8B1D8F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☐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65F9B05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Il beneficiario non è parte correlata, ovvero si tratta di pagamento ordinario in esecuzione di un accordo con parte correlata già approvato dal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CdA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315E1" w14:paraId="1C7CC2D7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9BB82D2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☐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799677B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Ove il pagamento derivi da un contratto con impegno tra € 100.000 ed € 250.000, è stato acquisito il previo consenso scritto del CFO (Punto 2, lett. C).</w:t>
            </w:r>
          </w:p>
        </w:tc>
      </w:tr>
      <w:tr w:rsidR="00E315E1" w14:paraId="74E5FC33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794B6DAC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☐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5DBB48D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Le coordinate bancarie del beneficiario sono state verificate e, in caso di nuovo IBAN o di variazione, confermate tramite canale indipendente (prevenzione frodi).</w:t>
            </w:r>
          </w:p>
        </w:tc>
      </w:tr>
    </w:tbl>
    <w:p w14:paraId="36093527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4. Autorizzazione</w:t>
      </w:r>
    </w:p>
    <w:p w14:paraId="1A48E021" w14:textId="77777777" w:rsidR="00E315E1" w:rsidRDefault="00B87C97">
      <w:pPr>
        <w:spacing w:after="160" w:line="259" w:lineRule="auto"/>
        <w:jc w:val="both"/>
      </w:pPr>
      <w:r>
        <w:rPr>
          <w:rFonts w:ascii="Arial" w:hAnsi="Arial" w:cs="Arial"/>
          <w:sz w:val="17"/>
          <w:szCs w:val="17"/>
        </w:rPr>
        <w:t xml:space="preserve">I sottoscritti, nelle rispettive qualità di Amministratore Delegato e di Chief Financial Officer di Toscana Diagnostica S.r.l., verificata la sussistenza dei presupposti sopra indicati, </w:t>
      </w:r>
      <w:r>
        <w:rPr>
          <w:rFonts w:ascii="Arial" w:hAnsi="Arial" w:cs="Arial"/>
          <w:b/>
          <w:bCs/>
          <w:sz w:val="17"/>
          <w:szCs w:val="17"/>
        </w:rPr>
        <w:t>AUTORIZZANO CONGIUNTAMENTE</w:t>
      </w:r>
      <w:r>
        <w:rPr>
          <w:rFonts w:ascii="Arial" w:hAnsi="Arial" w:cs="Arial"/>
          <w:sz w:val="17"/>
          <w:szCs w:val="17"/>
        </w:rPr>
        <w:t xml:space="preserve"> l’esecuzione del pagamento descritto alla Sezione 1, nei limiti dei poteri conferiti con la deliberazione del Consiglio di Amministrazione dell’8 ottobre 2026. Ai sensi del Punto 3, n. 5 della medesima deliberazione, l’operazione non ha efficacia vincolante per la Società in assenza della controfirma del Chief Financial Officer.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19"/>
        <w:gridCol w:w="4819"/>
      </w:tblGrid>
      <w:tr w:rsidR="00E315E1" w14:paraId="2A9FF548" w14:textId="77777777">
        <w:trPr>
          <w:cantSplit/>
          <w:jc w:val="center"/>
        </w:trPr>
        <w:tc>
          <w:tcPr>
            <w:tcW w:w="4819" w:type="dxa"/>
            <w:tcMar>
              <w:top w:w="50" w:type="dxa"/>
              <w:bottom w:w="50" w:type="dxa"/>
            </w:tcMar>
          </w:tcPr>
          <w:p w14:paraId="78CB05FC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L’Amministratore Delegato (CEO)</w:t>
            </w:r>
          </w:p>
          <w:p w14:paraId="1FB19700" w14:textId="77777777" w:rsidR="00E315E1" w:rsidRDefault="00B87C97">
            <w:pPr>
              <w:spacing w:after="240" w:line="259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Dott. Francesco Epifani</w:t>
            </w:r>
          </w:p>
          <w:p w14:paraId="7AFA979D" w14:textId="77777777" w:rsidR="00E315E1" w:rsidRDefault="00B87C97">
            <w:pPr>
              <w:spacing w:after="3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Data ____ / ____ / ________</w:t>
            </w:r>
          </w:p>
          <w:p w14:paraId="7A976036" w14:textId="77777777" w:rsidR="00E315E1" w:rsidRDefault="00B87C97">
            <w:pPr>
              <w:spacing w:after="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Firma _________________________________</w:t>
            </w:r>
          </w:p>
        </w:tc>
        <w:tc>
          <w:tcPr>
            <w:tcW w:w="4819" w:type="dxa"/>
            <w:tcMar>
              <w:top w:w="50" w:type="dxa"/>
              <w:bottom w:w="50" w:type="dxa"/>
            </w:tcMar>
          </w:tcPr>
          <w:p w14:paraId="1C52F354" w14:textId="77777777" w:rsidR="00E315E1" w:rsidRPr="00FF6572" w:rsidRDefault="00B87C97">
            <w:pPr>
              <w:spacing w:line="259" w:lineRule="auto"/>
              <w:jc w:val="center"/>
              <w:rPr>
                <w:lang w:val="en-US"/>
                <w:rPrChange w:id="0" w:author="Fabiana Masseria" w:date="2026-10-21T09:03:00Z" w16du:dateUtc="2026-10-21T07:03:00Z">
                  <w:rPr/>
                </w:rPrChange>
              </w:rPr>
            </w:pPr>
            <w:r w:rsidRPr="00FF6572">
              <w:rPr>
                <w:rFonts w:ascii="Arial" w:hAnsi="Arial" w:cs="Arial"/>
                <w:b/>
                <w:bCs/>
                <w:color w:val="1B505F"/>
                <w:sz w:val="17"/>
                <w:szCs w:val="17"/>
                <w:lang w:val="en-US"/>
                <w:rPrChange w:id="1" w:author="Fabiana Masseria" w:date="2026-10-21T09:03:00Z" w16du:dateUtc="2026-10-21T07:03:00Z">
                  <w:rPr>
                    <w:rFonts w:ascii="Arial" w:hAnsi="Arial" w:cs="Arial"/>
                    <w:b/>
                    <w:bCs/>
                    <w:color w:val="1B505F"/>
                    <w:sz w:val="17"/>
                    <w:szCs w:val="17"/>
                  </w:rPr>
                </w:rPrChange>
              </w:rPr>
              <w:t>Il Chief Financial Officer (CFO)</w:t>
            </w:r>
          </w:p>
          <w:p w14:paraId="354D8CCC" w14:textId="5EBF6492" w:rsidR="00E315E1" w:rsidRDefault="00B87C97">
            <w:pPr>
              <w:spacing w:after="240" w:line="259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Dott</w:t>
            </w:r>
            <w:ins w:id="2" w:author="Vincenzo Malenchini" w:date="2026-10-16T15:31:00Z" w16du:dateUtc="2026-10-16T13:31:00Z">
              <w:r w:rsidR="00777903">
                <w:rPr>
                  <w:rFonts w:ascii="Arial" w:hAnsi="Arial" w:cs="Arial"/>
                  <w:b/>
                  <w:bCs/>
                  <w:sz w:val="18"/>
                  <w:szCs w:val="18"/>
                </w:rPr>
                <w:t>. Vincenzo Malenchini</w:t>
              </w:r>
            </w:ins>
            <w:del w:id="3" w:author="Vincenzo Malenchini" w:date="2026-10-16T15:31:00Z" w16du:dateUtc="2026-10-16T13:31:00Z">
              <w:r w:rsidDel="00777903">
                <w:rPr>
                  <w:rFonts w:ascii="Arial" w:hAnsi="Arial" w:cs="Arial"/>
                  <w:b/>
                  <w:bCs/>
                  <w:sz w:val="18"/>
                  <w:szCs w:val="18"/>
                </w:rPr>
                <w:delText>./Dott.ssa ______________________</w:delText>
              </w:r>
            </w:del>
          </w:p>
          <w:p w14:paraId="7B1F392F" w14:textId="77777777" w:rsidR="00E315E1" w:rsidRDefault="00B87C97">
            <w:pPr>
              <w:spacing w:after="3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Data ____ / ____ / ________</w:t>
            </w:r>
          </w:p>
          <w:p w14:paraId="77E1C06C" w14:textId="77777777" w:rsidR="00E315E1" w:rsidRDefault="00B87C97">
            <w:pPr>
              <w:spacing w:after="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Firma _________________________________</w:t>
            </w:r>
          </w:p>
        </w:tc>
      </w:tr>
    </w:tbl>
    <w:p w14:paraId="5591A359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5. Riservato all’esecuzione (Tesoreria / Amministrazione)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09"/>
        <w:gridCol w:w="2409"/>
        <w:gridCol w:w="2409"/>
        <w:gridCol w:w="2411"/>
      </w:tblGrid>
      <w:tr w:rsidR="00E315E1" w14:paraId="35E53937" w14:textId="77777777">
        <w:trPr>
          <w:cantSplit/>
          <w:trHeight w:val="400"/>
          <w:jc w:val="center"/>
        </w:trPr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F345F2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Eseguito da</w:t>
            </w:r>
          </w:p>
        </w:tc>
        <w:tc>
          <w:tcPr>
            <w:tcW w:w="2409" w:type="dxa"/>
            <w:tcMar>
              <w:top w:w="50" w:type="dxa"/>
              <w:bottom w:w="50" w:type="dxa"/>
            </w:tcMar>
            <w:vAlign w:val="center"/>
          </w:tcPr>
          <w:p w14:paraId="2733427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48AC81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Data esecuzione</w:t>
            </w:r>
          </w:p>
        </w:tc>
        <w:tc>
          <w:tcPr>
            <w:tcW w:w="2411" w:type="dxa"/>
            <w:tcMar>
              <w:top w:w="50" w:type="dxa"/>
              <w:bottom w:w="50" w:type="dxa"/>
            </w:tcMar>
            <w:vAlign w:val="center"/>
          </w:tcPr>
          <w:p w14:paraId="0B2C19C4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____ / ____ / ________</w:t>
            </w:r>
          </w:p>
        </w:tc>
      </w:tr>
      <w:tr w:rsidR="00E315E1" w14:paraId="5F62A132" w14:textId="77777777">
        <w:trPr>
          <w:cantSplit/>
          <w:trHeight w:val="400"/>
          <w:jc w:val="center"/>
        </w:trPr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35D0B19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CRO / TRN</w:t>
            </w:r>
          </w:p>
        </w:tc>
        <w:tc>
          <w:tcPr>
            <w:tcW w:w="2409" w:type="dxa"/>
            <w:tcMar>
              <w:top w:w="50" w:type="dxa"/>
              <w:bottom w:w="50" w:type="dxa"/>
            </w:tcMar>
            <w:vAlign w:val="center"/>
          </w:tcPr>
          <w:p w14:paraId="223AF4E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AD24172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Allegati n.</w:t>
            </w:r>
          </w:p>
        </w:tc>
        <w:tc>
          <w:tcPr>
            <w:tcW w:w="2411" w:type="dxa"/>
            <w:tcMar>
              <w:top w:w="50" w:type="dxa"/>
              <w:bottom w:w="50" w:type="dxa"/>
            </w:tcMar>
            <w:vAlign w:val="center"/>
          </w:tcPr>
          <w:p w14:paraId="7F25921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65CEEC61" w14:textId="77777777" w:rsidR="00E315E1" w:rsidRDefault="00B87C97">
      <w:pPr>
        <w:spacing w:before="120" w:line="259" w:lineRule="auto"/>
        <w:jc w:val="both"/>
      </w:pPr>
      <w:r>
        <w:rPr>
          <w:rFonts w:ascii="Arial" w:hAnsi="Arial" w:cs="Arial"/>
          <w:i/>
          <w:iCs/>
          <w:color w:val="666666"/>
          <w:sz w:val="14"/>
          <w:szCs w:val="14"/>
        </w:rPr>
        <w:t>Il presente modulo, completo della documentazione di supporto, è conservato agli atti della Società a cura del Chief Financial Officer ed è messo a disposizione del Consiglio di Amministrazione, dell’organo di controllo e dell’Organismo di Vigilanza.</w:t>
      </w:r>
    </w:p>
    <w:sectPr w:rsidR="00E315E1" w:rsidSect="00D6606C">
      <w:headerReference w:type="default" r:id="rId10"/>
      <w:footerReference w:type="default" r:id="rId11"/>
      <w:pgSz w:w="11906" w:h="16838"/>
      <w:pgMar w:top="2150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63246" w14:textId="77777777" w:rsidR="00A223FC" w:rsidRDefault="00A223FC" w:rsidP="00AC4408">
      <w:r>
        <w:separator/>
      </w:r>
    </w:p>
  </w:endnote>
  <w:endnote w:type="continuationSeparator" w:id="0">
    <w:p w14:paraId="2F317BCC" w14:textId="77777777" w:rsidR="00A223FC" w:rsidRDefault="00A223FC" w:rsidP="00AC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 10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5CCB" w14:textId="77777777" w:rsidR="00AC4408" w:rsidRPr="006A41E2" w:rsidRDefault="006A41E2" w:rsidP="006A41E2">
    <w:pPr>
      <w:pStyle w:val="Pidipagina"/>
      <w:jc w:val="right"/>
      <w:rPr>
        <w:rFonts w:ascii="Arial" w:hAnsi="Arial" w:cs="Arial"/>
        <w:color w:val="1B505F"/>
        <w:sz w:val="16"/>
        <w:szCs w:val="16"/>
      </w:rPr>
    </w:pPr>
    <w:r w:rsidRPr="006A41E2">
      <w:rPr>
        <w:rFonts w:ascii="Arial" w:hAnsi="Arial" w:cs="Arial"/>
        <w:color w:val="1B505F"/>
        <w:sz w:val="16"/>
        <w:szCs w:val="16"/>
      </w:rPr>
      <w:fldChar w:fldCharType="begin"/>
    </w:r>
    <w:r w:rsidRPr="006A41E2">
      <w:rPr>
        <w:rFonts w:ascii="Arial" w:hAnsi="Arial" w:cs="Arial"/>
        <w:color w:val="1B505F"/>
        <w:sz w:val="16"/>
        <w:szCs w:val="16"/>
      </w:rPr>
      <w:instrText>PAGE   \* MERGEFORMAT</w:instrText>
    </w:r>
    <w:r w:rsidRPr="006A41E2">
      <w:rPr>
        <w:rFonts w:ascii="Arial" w:hAnsi="Arial" w:cs="Arial"/>
        <w:color w:val="1B505F"/>
        <w:sz w:val="16"/>
        <w:szCs w:val="16"/>
      </w:rPr>
      <w:fldChar w:fldCharType="separate"/>
    </w:r>
    <w:r w:rsidRPr="006A41E2">
      <w:rPr>
        <w:rFonts w:ascii="Arial" w:hAnsi="Arial" w:cs="Arial"/>
        <w:color w:val="1B505F"/>
        <w:sz w:val="16"/>
        <w:szCs w:val="16"/>
      </w:rPr>
      <w:t>1</w:t>
    </w:r>
    <w:r w:rsidRPr="006A41E2">
      <w:rPr>
        <w:rFonts w:ascii="Arial" w:hAnsi="Arial" w:cs="Arial"/>
        <w:color w:val="1B505F"/>
        <w:sz w:val="16"/>
        <w:szCs w:val="16"/>
      </w:rPr>
      <w:fldChar w:fldCharType="end"/>
    </w:r>
  </w:p>
  <w:p w14:paraId="4702BDCD" w14:textId="77777777" w:rsidR="00AC4408" w:rsidRPr="00AC4408" w:rsidRDefault="00AC4408" w:rsidP="00AC4408">
    <w:pPr>
      <w:pStyle w:val="Pidipagina"/>
      <w:jc w:val="center"/>
      <w:rPr>
        <w:rFonts w:ascii="Arial" w:hAnsi="Arial" w:cs="Arial"/>
        <w:b/>
        <w:bCs/>
        <w:color w:val="1B505F"/>
        <w:sz w:val="18"/>
        <w:szCs w:val="18"/>
      </w:rPr>
    </w:pPr>
    <w:r w:rsidRPr="00AC4408">
      <w:rPr>
        <w:rFonts w:ascii="Arial" w:hAnsi="Arial" w:cs="Arial"/>
        <w:b/>
        <w:bCs/>
        <w:color w:val="1B505F"/>
        <w:sz w:val="18"/>
        <w:szCs w:val="18"/>
      </w:rPr>
      <w:t>Toscana Diagnostica S.r.l.</w:t>
    </w:r>
  </w:p>
  <w:p w14:paraId="4F383B16" w14:textId="77777777" w:rsidR="00AC4408" w:rsidRPr="00AC4408" w:rsidRDefault="00435FE4" w:rsidP="00AC4408">
    <w:pPr>
      <w:pStyle w:val="Pidipagina"/>
      <w:jc w:val="center"/>
      <w:rPr>
        <w:rFonts w:ascii="Arial" w:hAnsi="Arial" w:cs="Arial"/>
        <w:color w:val="1B505F"/>
        <w:sz w:val="18"/>
        <w:szCs w:val="18"/>
      </w:rPr>
    </w:pPr>
    <w:r>
      <w:rPr>
        <w:rFonts w:ascii="Arial" w:hAnsi="Arial" w:cs="Arial"/>
        <w:color w:val="1B505F"/>
        <w:sz w:val="18"/>
        <w:szCs w:val="18"/>
      </w:rPr>
      <w:t xml:space="preserve">Via di </w:t>
    </w:r>
    <w:proofErr w:type="spellStart"/>
    <w:r>
      <w:rPr>
        <w:rFonts w:ascii="Arial" w:hAnsi="Arial" w:cs="Arial"/>
        <w:color w:val="1B505F"/>
        <w:sz w:val="18"/>
        <w:szCs w:val="18"/>
      </w:rPr>
      <w:t>Pratignone</w:t>
    </w:r>
    <w:proofErr w:type="spellEnd"/>
    <w:r>
      <w:rPr>
        <w:rFonts w:ascii="Arial" w:hAnsi="Arial" w:cs="Arial"/>
        <w:color w:val="1B505F"/>
        <w:sz w:val="18"/>
        <w:szCs w:val="18"/>
      </w:rPr>
      <w:t>, 13/4, Sesto Fiorentino</w:t>
    </w:r>
    <w:r w:rsidR="00AC4408" w:rsidRPr="00AC4408">
      <w:rPr>
        <w:rFonts w:ascii="Arial" w:hAnsi="Arial" w:cs="Arial"/>
        <w:color w:val="1B505F"/>
        <w:sz w:val="18"/>
        <w:szCs w:val="18"/>
      </w:rPr>
      <w:t xml:space="preserve"> (FI)</w:t>
    </w:r>
    <w:r w:rsidR="00DB71C1">
      <w:rPr>
        <w:rFonts w:ascii="Arial" w:hAnsi="Arial" w:cs="Arial"/>
        <w:color w:val="1B505F"/>
        <w:sz w:val="18"/>
        <w:szCs w:val="18"/>
      </w:rPr>
      <w:t>. Direttore Sanitario: prof. Gian Luigi Taddei.</w:t>
    </w:r>
  </w:p>
  <w:p w14:paraId="3B3F9E1F" w14:textId="77777777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ascii="Arial" w:hAnsi="Arial" w:cs="Arial"/>
        <w:color w:val="1B505F"/>
        <w:sz w:val="18"/>
        <w:szCs w:val="18"/>
      </w:rPr>
      <w:t>P.IVA</w:t>
    </w:r>
    <w:r w:rsidR="00D874FC">
      <w:rPr>
        <w:rFonts w:ascii="Arial" w:hAnsi="Arial" w:cs="Arial"/>
        <w:color w:val="1B505F"/>
        <w:sz w:val="18"/>
        <w:szCs w:val="18"/>
      </w:rPr>
      <w:t xml:space="preserve"> e C.F.</w:t>
    </w:r>
    <w:r w:rsidRPr="00AC4408">
      <w:rPr>
        <w:rFonts w:ascii="Arial" w:hAnsi="Arial" w:cs="Arial"/>
        <w:color w:val="1B505F"/>
        <w:sz w:val="18"/>
        <w:szCs w:val="18"/>
      </w:rPr>
      <w:t xml:space="preserve">: 07528130482, </w:t>
    </w:r>
    <w:r w:rsidR="00C53134">
      <w:rPr>
        <w:rFonts w:ascii="Arial" w:hAnsi="Arial" w:cs="Arial"/>
        <w:color w:val="1B505F"/>
        <w:sz w:val="18"/>
        <w:szCs w:val="18"/>
      </w:rPr>
      <w:t xml:space="preserve">REA </w:t>
    </w:r>
    <w:r w:rsidR="00D874FC">
      <w:rPr>
        <w:rFonts w:ascii="Arial" w:hAnsi="Arial" w:cs="Arial"/>
        <w:color w:val="1B505F"/>
        <w:sz w:val="18"/>
        <w:szCs w:val="18"/>
      </w:rPr>
      <w:t>n. FI-709602</w:t>
    </w:r>
    <w:r w:rsidRPr="00AC4408">
      <w:rPr>
        <w:rFonts w:ascii="Arial" w:hAnsi="Arial" w:cs="Arial"/>
        <w:color w:val="1B505F"/>
        <w:sz w:val="18"/>
        <w:szCs w:val="18"/>
      </w:rPr>
      <w:t xml:space="preserve"> – Capitale Sociale: € </w:t>
    </w:r>
    <w:r w:rsidR="00435FE4">
      <w:rPr>
        <w:rFonts w:ascii="Arial" w:hAnsi="Arial" w:cs="Arial"/>
        <w:color w:val="1B505F"/>
        <w:sz w:val="18"/>
        <w:szCs w:val="18"/>
      </w:rPr>
      <w:t>5</w:t>
    </w:r>
    <w:r w:rsidRPr="00AC4408">
      <w:rPr>
        <w:rFonts w:ascii="Arial" w:hAnsi="Arial"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ascii="Arial" w:hAnsi="Arial" w:cs="Arial"/>
        <w:color w:val="1B505F"/>
        <w:sz w:val="18"/>
        <w:szCs w:val="18"/>
      </w:rPr>
      <w:t>i.v</w:t>
    </w:r>
    <w:proofErr w:type="spellEnd"/>
    <w:r w:rsidRPr="00AC4408">
      <w:rPr>
        <w:rFonts w:ascii="Arial" w:hAnsi="Arial" w:cs="Arial"/>
        <w:color w:val="1B505F"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0FB0" w14:textId="77777777" w:rsidR="00A223FC" w:rsidRDefault="00A223FC" w:rsidP="00AC4408">
      <w:r>
        <w:separator/>
      </w:r>
    </w:p>
  </w:footnote>
  <w:footnote w:type="continuationSeparator" w:id="0">
    <w:p w14:paraId="20A6E0BE" w14:textId="77777777" w:rsidR="00A223FC" w:rsidRDefault="00A223FC" w:rsidP="00AC4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05192EA8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5199BA7B" w14:textId="77777777" w:rsidR="00AC4408" w:rsidRPr="00AC4408" w:rsidRDefault="00AC4408" w:rsidP="00AC4408">
          <w:pPr>
            <w:spacing w:line="276" w:lineRule="auto"/>
            <w:rPr>
              <w:rFonts w:ascii="Lato" w:eastAsia="Lato" w:hAnsi="Lato" w:cs="Lato"/>
              <w:color w:val="1A3C47"/>
              <w:sz w:val="8"/>
              <w:szCs w:val="8"/>
              <w:lang w:val="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sz w:val="8"/>
              <w:szCs w:val="8"/>
              <w:lang w:val="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339419157" name="image3.png" descr="T  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  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1193F2CD" w14:textId="77777777" w:rsidR="00AC4408" w:rsidRPr="00AC4408" w:rsidRDefault="00AC4408" w:rsidP="00AC4408">
          <w:pPr>
            <w:rPr>
              <w:rFonts w:ascii="Lato" w:eastAsia="Lato" w:hAnsi="Lato" w:cs="Lato"/>
              <w:color w:val="1A3C47"/>
              <w:sz w:val="18"/>
              <w:szCs w:val="18"/>
              <w:lang w:val="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73D66E72" w14:textId="77777777" w:rsidR="00AC4408" w:rsidRPr="00AC4408" w:rsidRDefault="00AC4408" w:rsidP="00AC4408">
          <w:pPr>
            <w:rPr>
              <w:rFonts w:ascii="Lato" w:eastAsia="Lato" w:hAnsi="Lato" w:cs="Lato"/>
              <w:color w:val="1A3C47"/>
              <w:sz w:val="10"/>
              <w:szCs w:val="10"/>
              <w:lang w:val="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45812AA" w14:textId="77777777" w:rsidR="00AC4408" w:rsidRPr="00AC4408" w:rsidRDefault="00AC4408" w:rsidP="00AC4408">
          <w:pPr>
            <w:spacing w:line="360" w:lineRule="auto"/>
            <w:rPr>
              <w:rFonts w:ascii="Arial" w:eastAsia="Arial" w:hAnsi="Arial" w:cs="Arial"/>
              <w:color w:val="1A3C47"/>
              <w:sz w:val="8"/>
              <w:szCs w:val="8"/>
              <w:lang w:val="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547EC2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41D0B1FD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sz w:val="22"/>
                    <w:szCs w:val="22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noProof/>
                    <w:sz w:val="22"/>
                    <w:szCs w:val="22"/>
                    <w:lang w:val="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118240069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E491385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2AFB06BA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DFDC1A8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rPr>
                    <w:rFonts w:ascii="Arial" w:eastAsia="Arial" w:hAnsi="Arial" w:cs="Arial"/>
                    <w:sz w:val="4"/>
                    <w:szCs w:val="4"/>
                    <w:lang w:val="it"/>
                    <w14:ligatures w14:val="none"/>
                  </w:rPr>
                </w:pPr>
              </w:p>
            </w:tc>
          </w:tr>
          <w:tr w:rsidR="00AC4408" w:rsidRPr="00AC4408" w14:paraId="62F24814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B3DC5FD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sz w:val="22"/>
                    <w:szCs w:val="22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noProof/>
                    <w:sz w:val="22"/>
                    <w:szCs w:val="22"/>
                    <w:lang w:val="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24500022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0BE17280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136243DA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03C40E39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rPr>
                    <w:rFonts w:ascii="Arial" w:eastAsia="Arial" w:hAnsi="Arial" w:cs="Arial"/>
                    <w:sz w:val="4"/>
                    <w:szCs w:val="4"/>
                    <w:lang w:val="it"/>
                    <w14:ligatures w14:val="none"/>
                  </w:rPr>
                </w:pPr>
              </w:p>
            </w:tc>
          </w:tr>
          <w:tr w:rsidR="00AC4408" w:rsidRPr="00AC4408" w14:paraId="509E4C50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BD1BCF1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sz w:val="22"/>
                    <w:szCs w:val="22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noProof/>
                    <w:sz w:val="22"/>
                    <w:szCs w:val="22"/>
                    <w:lang w:val="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1123458627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84A2C9C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  <w:t>www.toscanadiagnostica.it</w:t>
                </w:r>
              </w:p>
            </w:tc>
          </w:tr>
        </w:tbl>
        <w:p w14:paraId="63E28BC7" w14:textId="77777777" w:rsidR="00AC4408" w:rsidRPr="00AC4408" w:rsidRDefault="00AC4408" w:rsidP="00AC4408">
          <w:pPr>
            <w:spacing w:line="360" w:lineRule="auto"/>
            <w:rPr>
              <w:rFonts w:ascii="Arial" w:eastAsia="Arial" w:hAnsi="Arial" w:cs="Arial"/>
              <w:color w:val="1A3C47"/>
              <w:sz w:val="18"/>
              <w:szCs w:val="18"/>
              <w:lang w:val="it"/>
              <w14:ligatures w14:val="none"/>
            </w:rPr>
          </w:pPr>
        </w:p>
      </w:tc>
    </w:tr>
  </w:tbl>
  <w:p w14:paraId="321FA2F2" w14:textId="77777777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lowerRoman"/>
      <w:lvlText w:val="(%2)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 w15:restartNumberingAfterBreak="0">
    <w:nsid w:val="0000002E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02436575"/>
    <w:multiLevelType w:val="hybridMultilevel"/>
    <w:tmpl w:val="88F45C5E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261DD"/>
    <w:multiLevelType w:val="multilevel"/>
    <w:tmpl w:val="71F2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12159"/>
    <w:multiLevelType w:val="hybridMultilevel"/>
    <w:tmpl w:val="1340C96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54D48"/>
    <w:multiLevelType w:val="hybridMultilevel"/>
    <w:tmpl w:val="20D0259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05B9E"/>
    <w:multiLevelType w:val="hybridMultilevel"/>
    <w:tmpl w:val="ECC874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86082"/>
    <w:multiLevelType w:val="hybridMultilevel"/>
    <w:tmpl w:val="296ED8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D3CBE"/>
    <w:multiLevelType w:val="multilevel"/>
    <w:tmpl w:val="5EC636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63459"/>
    <w:multiLevelType w:val="hybridMultilevel"/>
    <w:tmpl w:val="9544BB7C"/>
    <w:lvl w:ilvl="0" w:tplc="78B66A1E">
      <w:numFmt w:val="bullet"/>
      <w:lvlText w:val="-"/>
      <w:lvlJc w:val="left"/>
      <w:pPr>
        <w:ind w:left="388" w:hanging="360"/>
      </w:pPr>
      <w:rPr>
        <w:rFonts w:ascii="Courier New 10" w:eastAsia="Times New Roman" w:hAnsi="Courier New 10" w:cstheme="minorBidi" w:hint="default"/>
        <w:color w:val="auto"/>
      </w:rPr>
    </w:lvl>
    <w:lvl w:ilvl="1" w:tplc="04100003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0" w15:restartNumberingAfterBreak="0">
    <w:nsid w:val="10274CE7"/>
    <w:multiLevelType w:val="hybridMultilevel"/>
    <w:tmpl w:val="13C2685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11C26"/>
    <w:multiLevelType w:val="hybridMultilevel"/>
    <w:tmpl w:val="D62E3C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6536D"/>
    <w:multiLevelType w:val="hybridMultilevel"/>
    <w:tmpl w:val="A9581D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24333"/>
    <w:multiLevelType w:val="hybridMultilevel"/>
    <w:tmpl w:val="8C6ED9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53B1E"/>
    <w:multiLevelType w:val="hybridMultilevel"/>
    <w:tmpl w:val="6D828EF2"/>
    <w:lvl w:ilvl="0" w:tplc="0410000F">
      <w:start w:val="1"/>
      <w:numFmt w:val="decimal"/>
      <w:lvlText w:val="%1."/>
      <w:lvlJc w:val="left"/>
      <w:pPr>
        <w:ind w:left="855" w:hanging="360"/>
      </w:pPr>
    </w:lvl>
    <w:lvl w:ilvl="1" w:tplc="04100019" w:tentative="1">
      <w:start w:val="1"/>
      <w:numFmt w:val="lowerLetter"/>
      <w:lvlText w:val="%2."/>
      <w:lvlJc w:val="left"/>
      <w:pPr>
        <w:ind w:left="1575" w:hanging="360"/>
      </w:pPr>
    </w:lvl>
    <w:lvl w:ilvl="2" w:tplc="0410001B" w:tentative="1">
      <w:start w:val="1"/>
      <w:numFmt w:val="lowerRoman"/>
      <w:lvlText w:val="%3."/>
      <w:lvlJc w:val="right"/>
      <w:pPr>
        <w:ind w:left="2295" w:hanging="180"/>
      </w:pPr>
    </w:lvl>
    <w:lvl w:ilvl="3" w:tplc="0410000F" w:tentative="1">
      <w:start w:val="1"/>
      <w:numFmt w:val="decimal"/>
      <w:lvlText w:val="%4."/>
      <w:lvlJc w:val="left"/>
      <w:pPr>
        <w:ind w:left="3015" w:hanging="360"/>
      </w:pPr>
    </w:lvl>
    <w:lvl w:ilvl="4" w:tplc="04100019" w:tentative="1">
      <w:start w:val="1"/>
      <w:numFmt w:val="lowerLetter"/>
      <w:lvlText w:val="%5."/>
      <w:lvlJc w:val="left"/>
      <w:pPr>
        <w:ind w:left="3735" w:hanging="360"/>
      </w:pPr>
    </w:lvl>
    <w:lvl w:ilvl="5" w:tplc="0410001B" w:tentative="1">
      <w:start w:val="1"/>
      <w:numFmt w:val="lowerRoman"/>
      <w:lvlText w:val="%6."/>
      <w:lvlJc w:val="right"/>
      <w:pPr>
        <w:ind w:left="4455" w:hanging="180"/>
      </w:pPr>
    </w:lvl>
    <w:lvl w:ilvl="6" w:tplc="0410000F" w:tentative="1">
      <w:start w:val="1"/>
      <w:numFmt w:val="decimal"/>
      <w:lvlText w:val="%7."/>
      <w:lvlJc w:val="left"/>
      <w:pPr>
        <w:ind w:left="5175" w:hanging="360"/>
      </w:pPr>
    </w:lvl>
    <w:lvl w:ilvl="7" w:tplc="04100019" w:tentative="1">
      <w:start w:val="1"/>
      <w:numFmt w:val="lowerLetter"/>
      <w:lvlText w:val="%8."/>
      <w:lvlJc w:val="left"/>
      <w:pPr>
        <w:ind w:left="5895" w:hanging="360"/>
      </w:pPr>
    </w:lvl>
    <w:lvl w:ilvl="8" w:tplc="0410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5" w15:restartNumberingAfterBreak="0">
    <w:nsid w:val="1F2E5760"/>
    <w:multiLevelType w:val="hybridMultilevel"/>
    <w:tmpl w:val="4BDA735C"/>
    <w:lvl w:ilvl="0" w:tplc="F8DA8EC4">
      <w:start w:val="1"/>
      <w:numFmt w:val="decimal"/>
      <w:lvlText w:val="%1)"/>
      <w:lvlJc w:val="left"/>
      <w:pPr>
        <w:ind w:left="928" w:hanging="360"/>
      </w:pPr>
      <w:rPr>
        <w:rFonts w:ascii="Courier New" w:eastAsia="Times New Roman" w:hAnsi="Courier New" w:cs="Courier New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)"/>
      <w:lvlJc w:val="right"/>
      <w:pPr>
        <w:ind w:left="2160" w:hanging="180"/>
      </w:pPr>
      <w:rPr>
        <w:rFonts w:ascii="Courier New" w:eastAsia="Times New Roman" w:hAnsi="Courier New" w:cs="Courier New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Roman"/>
      <w:lvlText w:val="(%5)"/>
      <w:lvlJc w:val="left"/>
      <w:pPr>
        <w:ind w:left="4320" w:hanging="108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8C3A7D"/>
    <w:multiLevelType w:val="hybridMultilevel"/>
    <w:tmpl w:val="4F861C2E"/>
    <w:lvl w:ilvl="0" w:tplc="80FCC304">
      <w:start w:val="2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42FE4"/>
    <w:multiLevelType w:val="hybridMultilevel"/>
    <w:tmpl w:val="3558EF9A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DD104D6A">
      <w:start w:val="1"/>
      <w:numFmt w:val="decimal"/>
      <w:lvlText w:val="%3)"/>
      <w:lvlJc w:val="right"/>
      <w:pPr>
        <w:ind w:left="2160" w:hanging="180"/>
      </w:pPr>
      <w:rPr>
        <w:rFonts w:ascii="Courier New" w:eastAsia="Times New Roman" w:hAnsi="Courier New" w:cs="Courier New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E96EB0BA">
      <w:start w:val="1"/>
      <w:numFmt w:val="lowerRoman"/>
      <w:lvlText w:val="(%5)"/>
      <w:lvlJc w:val="left"/>
      <w:pPr>
        <w:ind w:left="4320" w:hanging="1080"/>
      </w:pPr>
      <w:rPr>
        <w:rFonts w:hint="default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B5E4C"/>
    <w:multiLevelType w:val="hybridMultilevel"/>
    <w:tmpl w:val="CD06DB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603630"/>
    <w:multiLevelType w:val="hybridMultilevel"/>
    <w:tmpl w:val="41E8AB5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01670"/>
    <w:multiLevelType w:val="hybridMultilevel"/>
    <w:tmpl w:val="DE12D5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72A33"/>
    <w:multiLevelType w:val="hybridMultilevel"/>
    <w:tmpl w:val="1D9C306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17322"/>
    <w:multiLevelType w:val="hybridMultilevel"/>
    <w:tmpl w:val="8F2626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67526"/>
    <w:multiLevelType w:val="hybridMultilevel"/>
    <w:tmpl w:val="F5184FD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F5A95"/>
    <w:multiLevelType w:val="hybridMultilevel"/>
    <w:tmpl w:val="BE844E2E"/>
    <w:lvl w:ilvl="0" w:tplc="0410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5" w15:restartNumberingAfterBreak="0">
    <w:nsid w:val="4F3A2406"/>
    <w:multiLevelType w:val="hybridMultilevel"/>
    <w:tmpl w:val="CB34368A"/>
    <w:lvl w:ilvl="0" w:tplc="D69847F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53EB9"/>
    <w:multiLevelType w:val="hybridMultilevel"/>
    <w:tmpl w:val="FF48F66A"/>
    <w:lvl w:ilvl="0" w:tplc="04100003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7" w15:restartNumberingAfterBreak="0">
    <w:nsid w:val="501D3860"/>
    <w:multiLevelType w:val="hybridMultilevel"/>
    <w:tmpl w:val="023030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116B1"/>
    <w:multiLevelType w:val="hybridMultilevel"/>
    <w:tmpl w:val="7ED88E18"/>
    <w:lvl w:ilvl="0" w:tplc="0410000F">
      <w:start w:val="1"/>
      <w:numFmt w:val="decimal"/>
      <w:lvlText w:val="%1."/>
      <w:lvlJc w:val="left"/>
      <w:pPr>
        <w:ind w:left="1648" w:hanging="360"/>
      </w:pPr>
    </w:lvl>
    <w:lvl w:ilvl="1" w:tplc="04100019" w:tentative="1">
      <w:start w:val="1"/>
      <w:numFmt w:val="lowerLetter"/>
      <w:lvlText w:val="%2."/>
      <w:lvlJc w:val="left"/>
      <w:pPr>
        <w:ind w:left="2368" w:hanging="360"/>
      </w:pPr>
    </w:lvl>
    <w:lvl w:ilvl="2" w:tplc="0410001B" w:tentative="1">
      <w:start w:val="1"/>
      <w:numFmt w:val="lowerRoman"/>
      <w:lvlText w:val="%3."/>
      <w:lvlJc w:val="right"/>
      <w:pPr>
        <w:ind w:left="3088" w:hanging="180"/>
      </w:pPr>
    </w:lvl>
    <w:lvl w:ilvl="3" w:tplc="0410000F" w:tentative="1">
      <w:start w:val="1"/>
      <w:numFmt w:val="decimal"/>
      <w:lvlText w:val="%4."/>
      <w:lvlJc w:val="left"/>
      <w:pPr>
        <w:ind w:left="3808" w:hanging="360"/>
      </w:pPr>
    </w:lvl>
    <w:lvl w:ilvl="4" w:tplc="04100019" w:tentative="1">
      <w:start w:val="1"/>
      <w:numFmt w:val="lowerLetter"/>
      <w:lvlText w:val="%5."/>
      <w:lvlJc w:val="left"/>
      <w:pPr>
        <w:ind w:left="4528" w:hanging="360"/>
      </w:pPr>
    </w:lvl>
    <w:lvl w:ilvl="5" w:tplc="0410001B" w:tentative="1">
      <w:start w:val="1"/>
      <w:numFmt w:val="lowerRoman"/>
      <w:lvlText w:val="%6."/>
      <w:lvlJc w:val="right"/>
      <w:pPr>
        <w:ind w:left="5248" w:hanging="180"/>
      </w:pPr>
    </w:lvl>
    <w:lvl w:ilvl="6" w:tplc="0410000F" w:tentative="1">
      <w:start w:val="1"/>
      <w:numFmt w:val="decimal"/>
      <w:lvlText w:val="%7."/>
      <w:lvlJc w:val="left"/>
      <w:pPr>
        <w:ind w:left="5968" w:hanging="360"/>
      </w:pPr>
    </w:lvl>
    <w:lvl w:ilvl="7" w:tplc="04100019" w:tentative="1">
      <w:start w:val="1"/>
      <w:numFmt w:val="lowerLetter"/>
      <w:lvlText w:val="%8."/>
      <w:lvlJc w:val="left"/>
      <w:pPr>
        <w:ind w:left="6688" w:hanging="360"/>
      </w:pPr>
    </w:lvl>
    <w:lvl w:ilvl="8" w:tplc="0410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29" w15:restartNumberingAfterBreak="0">
    <w:nsid w:val="53C50602"/>
    <w:multiLevelType w:val="hybridMultilevel"/>
    <w:tmpl w:val="28C2203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AA69D7"/>
    <w:multiLevelType w:val="hybridMultilevel"/>
    <w:tmpl w:val="E5D0DF5A"/>
    <w:lvl w:ilvl="0" w:tplc="0B0E70BE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33451B"/>
    <w:multiLevelType w:val="hybridMultilevel"/>
    <w:tmpl w:val="D7BE44BE"/>
    <w:lvl w:ilvl="0" w:tplc="24CC11D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16132D"/>
    <w:multiLevelType w:val="hybridMultilevel"/>
    <w:tmpl w:val="D6B6BE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2B03E9"/>
    <w:multiLevelType w:val="hybridMultilevel"/>
    <w:tmpl w:val="72D4CC4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FE00E4"/>
    <w:multiLevelType w:val="hybridMultilevel"/>
    <w:tmpl w:val="8DD6C6C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504710"/>
    <w:multiLevelType w:val="hybridMultilevel"/>
    <w:tmpl w:val="D07CADE6"/>
    <w:lvl w:ilvl="0" w:tplc="0410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6" w15:restartNumberingAfterBreak="0">
    <w:nsid w:val="7A2A6F9D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7" w15:restartNumberingAfterBreak="0">
    <w:nsid w:val="7A3932F7"/>
    <w:multiLevelType w:val="hybridMultilevel"/>
    <w:tmpl w:val="ECDE98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73C26"/>
    <w:multiLevelType w:val="hybridMultilevel"/>
    <w:tmpl w:val="52B0BDB6"/>
    <w:lvl w:ilvl="0" w:tplc="04100013">
      <w:start w:val="1"/>
      <w:numFmt w:val="upperRoman"/>
      <w:lvlText w:val="%1."/>
      <w:lvlJc w:val="righ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)"/>
      <w:lvlJc w:val="right"/>
      <w:pPr>
        <w:ind w:left="1800" w:hanging="180"/>
      </w:pPr>
      <w:rPr>
        <w:rFonts w:ascii="Courier New" w:eastAsia="Times New Roman" w:hAnsi="Courier New" w:cs="Courier New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Roman"/>
      <w:lvlText w:val="(%5)"/>
      <w:lvlJc w:val="left"/>
      <w:pPr>
        <w:ind w:left="3960" w:hanging="108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C24D1E"/>
    <w:multiLevelType w:val="hybridMultilevel"/>
    <w:tmpl w:val="3E26BFC8"/>
    <w:lvl w:ilvl="0" w:tplc="7884E9A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CC11DE">
      <w:start w:val="1"/>
      <w:numFmt w:val="decimal"/>
      <w:lvlText w:val="%2)"/>
      <w:lvlJc w:val="left"/>
      <w:pPr>
        <w:ind w:left="1790" w:hanging="710"/>
      </w:pPr>
      <w:rPr>
        <w:rFonts w:hint="default"/>
      </w:rPr>
    </w:lvl>
    <w:lvl w:ilvl="2" w:tplc="D1C63532">
      <w:start w:val="1"/>
      <w:numFmt w:val="lowerLetter"/>
      <w:lvlText w:val="%3)"/>
      <w:lvlJc w:val="left"/>
      <w:pPr>
        <w:ind w:left="2690" w:hanging="71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722224">
    <w:abstractNumId w:val="0"/>
  </w:num>
  <w:num w:numId="2" w16cid:durableId="199711666">
    <w:abstractNumId w:val="1"/>
  </w:num>
  <w:num w:numId="3" w16cid:durableId="2116290393">
    <w:abstractNumId w:val="4"/>
  </w:num>
  <w:num w:numId="4" w16cid:durableId="612784096">
    <w:abstractNumId w:val="11"/>
  </w:num>
  <w:num w:numId="5" w16cid:durableId="1032264933">
    <w:abstractNumId w:val="9"/>
  </w:num>
  <w:num w:numId="6" w16cid:durableId="1007101546">
    <w:abstractNumId w:val="36"/>
  </w:num>
  <w:num w:numId="7" w16cid:durableId="1612669292">
    <w:abstractNumId w:val="39"/>
  </w:num>
  <w:num w:numId="8" w16cid:durableId="141655663">
    <w:abstractNumId w:val="18"/>
  </w:num>
  <w:num w:numId="9" w16cid:durableId="1828593388">
    <w:abstractNumId w:val="25"/>
  </w:num>
  <w:num w:numId="10" w16cid:durableId="879707202">
    <w:abstractNumId w:val="29"/>
  </w:num>
  <w:num w:numId="11" w16cid:durableId="1528717390">
    <w:abstractNumId w:val="30"/>
  </w:num>
  <w:num w:numId="12" w16cid:durableId="1211503231">
    <w:abstractNumId w:val="19"/>
  </w:num>
  <w:num w:numId="13" w16cid:durableId="629475818">
    <w:abstractNumId w:val="10"/>
  </w:num>
  <w:num w:numId="14" w16cid:durableId="428165036">
    <w:abstractNumId w:val="21"/>
  </w:num>
  <w:num w:numId="15" w16cid:durableId="866600904">
    <w:abstractNumId w:val="5"/>
  </w:num>
  <w:num w:numId="16" w16cid:durableId="2107846230">
    <w:abstractNumId w:val="23"/>
  </w:num>
  <w:num w:numId="17" w16cid:durableId="1259634072">
    <w:abstractNumId w:val="34"/>
  </w:num>
  <w:num w:numId="18" w16cid:durableId="1072629381">
    <w:abstractNumId w:val="2"/>
  </w:num>
  <w:num w:numId="19" w16cid:durableId="426778890">
    <w:abstractNumId w:val="20"/>
  </w:num>
  <w:num w:numId="20" w16cid:durableId="1134905692">
    <w:abstractNumId w:val="6"/>
  </w:num>
  <w:num w:numId="21" w16cid:durableId="2111773730">
    <w:abstractNumId w:val="32"/>
  </w:num>
  <w:num w:numId="22" w16cid:durableId="1972855166">
    <w:abstractNumId w:val="37"/>
  </w:num>
  <w:num w:numId="23" w16cid:durableId="1270746756">
    <w:abstractNumId w:val="12"/>
  </w:num>
  <w:num w:numId="24" w16cid:durableId="1961645041">
    <w:abstractNumId w:val="7"/>
  </w:num>
  <w:num w:numId="25" w16cid:durableId="928730692">
    <w:abstractNumId w:val="27"/>
  </w:num>
  <w:num w:numId="26" w16cid:durableId="1106073253">
    <w:abstractNumId w:val="22"/>
  </w:num>
  <w:num w:numId="27" w16cid:durableId="577062800">
    <w:abstractNumId w:val="13"/>
  </w:num>
  <w:num w:numId="28" w16cid:durableId="1612781940">
    <w:abstractNumId w:val="17"/>
  </w:num>
  <w:num w:numId="29" w16cid:durableId="928198196">
    <w:abstractNumId w:val="15"/>
  </w:num>
  <w:num w:numId="30" w16cid:durableId="1168785842">
    <w:abstractNumId w:val="38"/>
  </w:num>
  <w:num w:numId="31" w16cid:durableId="1005210250">
    <w:abstractNumId w:val="28"/>
  </w:num>
  <w:num w:numId="32" w16cid:durableId="1380396452">
    <w:abstractNumId w:val="31"/>
  </w:num>
  <w:num w:numId="33" w16cid:durableId="1826123902">
    <w:abstractNumId w:val="33"/>
  </w:num>
  <w:num w:numId="34" w16cid:durableId="786317623">
    <w:abstractNumId w:val="16"/>
  </w:num>
  <w:num w:numId="35" w16cid:durableId="233011593">
    <w:abstractNumId w:val="8"/>
  </w:num>
  <w:num w:numId="36" w16cid:durableId="1191261306">
    <w:abstractNumId w:val="3"/>
  </w:num>
  <w:num w:numId="37" w16cid:durableId="438069819">
    <w:abstractNumId w:val="14"/>
  </w:num>
  <w:num w:numId="38" w16cid:durableId="1793590314">
    <w:abstractNumId w:val="35"/>
  </w:num>
  <w:num w:numId="39" w16cid:durableId="1281380295">
    <w:abstractNumId w:val="24"/>
  </w:num>
  <w:num w:numId="40" w16cid:durableId="153105950">
    <w:abstractNumId w:val="26"/>
  </w:num>
  <w:num w:numId="41" w16cid:durableId="1259634072">
    <w:abstractNumId w:val="34"/>
    <w:lvlOverride w:ilvl="0">
      <w:startOverride w:val="1"/>
    </w:lvlOverride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ana Masseria">
    <w15:presenceInfo w15:providerId="AD" w15:userId="S::fabiana.masseria@toscanadiagnostica.it::8f2ff29b-4d9a-4c38-9cf9-a2cf5d4ac874"/>
  </w15:person>
  <w15:person w15:author="Vincenzo Malenchini">
    <w15:presenceInfo w15:providerId="AD" w15:userId="S::vincenzo.malenchini@toscanadiagnostica.it::8115592d-8bd5-4ffd-a318-2d765e842f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0E23"/>
    <w:rsid w:val="00000F47"/>
    <w:rsid w:val="00006D0C"/>
    <w:rsid w:val="0001537E"/>
    <w:rsid w:val="000155C9"/>
    <w:rsid w:val="000279A4"/>
    <w:rsid w:val="0003189D"/>
    <w:rsid w:val="000343BD"/>
    <w:rsid w:val="00034EE8"/>
    <w:rsid w:val="00036A44"/>
    <w:rsid w:val="00037DA9"/>
    <w:rsid w:val="00042177"/>
    <w:rsid w:val="0004652B"/>
    <w:rsid w:val="000607D1"/>
    <w:rsid w:val="00060D5D"/>
    <w:rsid w:val="00071553"/>
    <w:rsid w:val="00075939"/>
    <w:rsid w:val="00075E35"/>
    <w:rsid w:val="00077910"/>
    <w:rsid w:val="00082060"/>
    <w:rsid w:val="000841DF"/>
    <w:rsid w:val="0009420D"/>
    <w:rsid w:val="00094D35"/>
    <w:rsid w:val="000952A8"/>
    <w:rsid w:val="000A1128"/>
    <w:rsid w:val="000A2C8E"/>
    <w:rsid w:val="000B54E6"/>
    <w:rsid w:val="000B626C"/>
    <w:rsid w:val="000C07B4"/>
    <w:rsid w:val="000C6179"/>
    <w:rsid w:val="000D68BB"/>
    <w:rsid w:val="000E079B"/>
    <w:rsid w:val="000E2409"/>
    <w:rsid w:val="000E2A4B"/>
    <w:rsid w:val="000E470F"/>
    <w:rsid w:val="000F0FBB"/>
    <w:rsid w:val="000F3719"/>
    <w:rsid w:val="000F4D90"/>
    <w:rsid w:val="000F5148"/>
    <w:rsid w:val="000F58A0"/>
    <w:rsid w:val="000F6EF1"/>
    <w:rsid w:val="00104EE5"/>
    <w:rsid w:val="00105A54"/>
    <w:rsid w:val="0010650F"/>
    <w:rsid w:val="001129D4"/>
    <w:rsid w:val="001134AC"/>
    <w:rsid w:val="001145EA"/>
    <w:rsid w:val="001247FD"/>
    <w:rsid w:val="00130D62"/>
    <w:rsid w:val="00132210"/>
    <w:rsid w:val="00133C97"/>
    <w:rsid w:val="00142B4B"/>
    <w:rsid w:val="001467E7"/>
    <w:rsid w:val="00153B9C"/>
    <w:rsid w:val="001543C9"/>
    <w:rsid w:val="001554CB"/>
    <w:rsid w:val="00162222"/>
    <w:rsid w:val="001747E9"/>
    <w:rsid w:val="00175922"/>
    <w:rsid w:val="001800ED"/>
    <w:rsid w:val="00181844"/>
    <w:rsid w:val="001825C0"/>
    <w:rsid w:val="001849D2"/>
    <w:rsid w:val="00191EEC"/>
    <w:rsid w:val="00194D0D"/>
    <w:rsid w:val="00194E85"/>
    <w:rsid w:val="00194FBE"/>
    <w:rsid w:val="001A13CF"/>
    <w:rsid w:val="001A2DB6"/>
    <w:rsid w:val="001A5989"/>
    <w:rsid w:val="001A67E0"/>
    <w:rsid w:val="001B65B1"/>
    <w:rsid w:val="001B7906"/>
    <w:rsid w:val="001C2B8D"/>
    <w:rsid w:val="001C7650"/>
    <w:rsid w:val="001D0774"/>
    <w:rsid w:val="001D4E8C"/>
    <w:rsid w:val="001D6DE7"/>
    <w:rsid w:val="001D7FED"/>
    <w:rsid w:val="001E44C0"/>
    <w:rsid w:val="001F18A2"/>
    <w:rsid w:val="001F2E5F"/>
    <w:rsid w:val="001F6967"/>
    <w:rsid w:val="001F6D79"/>
    <w:rsid w:val="00204BA1"/>
    <w:rsid w:val="00207349"/>
    <w:rsid w:val="00207409"/>
    <w:rsid w:val="00210B60"/>
    <w:rsid w:val="00212997"/>
    <w:rsid w:val="00230986"/>
    <w:rsid w:val="0023652D"/>
    <w:rsid w:val="00241960"/>
    <w:rsid w:val="002460E4"/>
    <w:rsid w:val="00253244"/>
    <w:rsid w:val="00255819"/>
    <w:rsid w:val="0026038A"/>
    <w:rsid w:val="00262178"/>
    <w:rsid w:val="00263946"/>
    <w:rsid w:val="00270331"/>
    <w:rsid w:val="0027074C"/>
    <w:rsid w:val="0027276B"/>
    <w:rsid w:val="00273534"/>
    <w:rsid w:val="002744C3"/>
    <w:rsid w:val="00280797"/>
    <w:rsid w:val="00280FB8"/>
    <w:rsid w:val="00281B7D"/>
    <w:rsid w:val="00284D32"/>
    <w:rsid w:val="00284E3A"/>
    <w:rsid w:val="00285AA0"/>
    <w:rsid w:val="002B1FA2"/>
    <w:rsid w:val="002B22CB"/>
    <w:rsid w:val="002B2933"/>
    <w:rsid w:val="002B324F"/>
    <w:rsid w:val="002B4D83"/>
    <w:rsid w:val="002B70FE"/>
    <w:rsid w:val="002C2432"/>
    <w:rsid w:val="002C301F"/>
    <w:rsid w:val="002C4B16"/>
    <w:rsid w:val="002C5639"/>
    <w:rsid w:val="002D6D8D"/>
    <w:rsid w:val="002E378D"/>
    <w:rsid w:val="002F3A67"/>
    <w:rsid w:val="002F76B3"/>
    <w:rsid w:val="00302BE9"/>
    <w:rsid w:val="00310030"/>
    <w:rsid w:val="003148CC"/>
    <w:rsid w:val="0031646E"/>
    <w:rsid w:val="00320B03"/>
    <w:rsid w:val="00323F06"/>
    <w:rsid w:val="003255DF"/>
    <w:rsid w:val="00334286"/>
    <w:rsid w:val="00341061"/>
    <w:rsid w:val="003417C5"/>
    <w:rsid w:val="00344DE2"/>
    <w:rsid w:val="003508B2"/>
    <w:rsid w:val="00352B4C"/>
    <w:rsid w:val="003537A3"/>
    <w:rsid w:val="00356DBB"/>
    <w:rsid w:val="0036491B"/>
    <w:rsid w:val="00365154"/>
    <w:rsid w:val="003659C6"/>
    <w:rsid w:val="00365C22"/>
    <w:rsid w:val="00366890"/>
    <w:rsid w:val="00370749"/>
    <w:rsid w:val="00374614"/>
    <w:rsid w:val="003750B6"/>
    <w:rsid w:val="00375DAC"/>
    <w:rsid w:val="00375EAC"/>
    <w:rsid w:val="0037767A"/>
    <w:rsid w:val="00377F16"/>
    <w:rsid w:val="00384A7C"/>
    <w:rsid w:val="003858A0"/>
    <w:rsid w:val="00386CD0"/>
    <w:rsid w:val="00395285"/>
    <w:rsid w:val="00397734"/>
    <w:rsid w:val="003A23F0"/>
    <w:rsid w:val="003A3E64"/>
    <w:rsid w:val="003A7EF7"/>
    <w:rsid w:val="003B2A2F"/>
    <w:rsid w:val="003C0184"/>
    <w:rsid w:val="003C52B0"/>
    <w:rsid w:val="003C62BF"/>
    <w:rsid w:val="003C67CB"/>
    <w:rsid w:val="003D1151"/>
    <w:rsid w:val="003D25C2"/>
    <w:rsid w:val="003E633C"/>
    <w:rsid w:val="003F5872"/>
    <w:rsid w:val="00406CB0"/>
    <w:rsid w:val="00413B80"/>
    <w:rsid w:val="004244A3"/>
    <w:rsid w:val="0042497A"/>
    <w:rsid w:val="0043293C"/>
    <w:rsid w:val="00433F76"/>
    <w:rsid w:val="00434C23"/>
    <w:rsid w:val="004354EF"/>
    <w:rsid w:val="00435FE4"/>
    <w:rsid w:val="004449FF"/>
    <w:rsid w:val="00447029"/>
    <w:rsid w:val="0045342D"/>
    <w:rsid w:val="00454E86"/>
    <w:rsid w:val="004623E6"/>
    <w:rsid w:val="0046502D"/>
    <w:rsid w:val="00465618"/>
    <w:rsid w:val="00465B21"/>
    <w:rsid w:val="004677BB"/>
    <w:rsid w:val="004700A4"/>
    <w:rsid w:val="00481F59"/>
    <w:rsid w:val="00484221"/>
    <w:rsid w:val="00490FB2"/>
    <w:rsid w:val="004937F2"/>
    <w:rsid w:val="004A5501"/>
    <w:rsid w:val="004B4C51"/>
    <w:rsid w:val="004C2446"/>
    <w:rsid w:val="004C5DCE"/>
    <w:rsid w:val="004C72E6"/>
    <w:rsid w:val="004E1254"/>
    <w:rsid w:val="004E678B"/>
    <w:rsid w:val="004F2D9D"/>
    <w:rsid w:val="005006D1"/>
    <w:rsid w:val="00504980"/>
    <w:rsid w:val="00507844"/>
    <w:rsid w:val="00507A46"/>
    <w:rsid w:val="00511268"/>
    <w:rsid w:val="0051639A"/>
    <w:rsid w:val="00520DBC"/>
    <w:rsid w:val="0052345F"/>
    <w:rsid w:val="00527389"/>
    <w:rsid w:val="005321AF"/>
    <w:rsid w:val="00541E7E"/>
    <w:rsid w:val="00550DAC"/>
    <w:rsid w:val="00552BB8"/>
    <w:rsid w:val="00553956"/>
    <w:rsid w:val="005539DD"/>
    <w:rsid w:val="0055656E"/>
    <w:rsid w:val="00560F48"/>
    <w:rsid w:val="005720FE"/>
    <w:rsid w:val="00574DAE"/>
    <w:rsid w:val="00583D69"/>
    <w:rsid w:val="00592E89"/>
    <w:rsid w:val="00593755"/>
    <w:rsid w:val="00593EB1"/>
    <w:rsid w:val="005946FE"/>
    <w:rsid w:val="00594988"/>
    <w:rsid w:val="0059529F"/>
    <w:rsid w:val="005A236B"/>
    <w:rsid w:val="005B3353"/>
    <w:rsid w:val="005B6CC3"/>
    <w:rsid w:val="005C02E2"/>
    <w:rsid w:val="005C25EB"/>
    <w:rsid w:val="005D33CF"/>
    <w:rsid w:val="005E1677"/>
    <w:rsid w:val="005E3F2C"/>
    <w:rsid w:val="005E7ECA"/>
    <w:rsid w:val="005F047E"/>
    <w:rsid w:val="005F10CA"/>
    <w:rsid w:val="005F5E86"/>
    <w:rsid w:val="005F66D0"/>
    <w:rsid w:val="00601521"/>
    <w:rsid w:val="006025B2"/>
    <w:rsid w:val="006105FA"/>
    <w:rsid w:val="00614ADA"/>
    <w:rsid w:val="00620E4E"/>
    <w:rsid w:val="00640752"/>
    <w:rsid w:val="00642697"/>
    <w:rsid w:val="006502FA"/>
    <w:rsid w:val="006526D3"/>
    <w:rsid w:val="00654FAA"/>
    <w:rsid w:val="00655CC8"/>
    <w:rsid w:val="00660CF9"/>
    <w:rsid w:val="00663B24"/>
    <w:rsid w:val="006671D8"/>
    <w:rsid w:val="006707B3"/>
    <w:rsid w:val="00670C04"/>
    <w:rsid w:val="00680EA2"/>
    <w:rsid w:val="00686B67"/>
    <w:rsid w:val="00687B7C"/>
    <w:rsid w:val="00691724"/>
    <w:rsid w:val="006A00F3"/>
    <w:rsid w:val="006A0594"/>
    <w:rsid w:val="006A133B"/>
    <w:rsid w:val="006A19F8"/>
    <w:rsid w:val="006A41E2"/>
    <w:rsid w:val="006A5AAB"/>
    <w:rsid w:val="006A6284"/>
    <w:rsid w:val="006B07D0"/>
    <w:rsid w:val="006B4781"/>
    <w:rsid w:val="006B6881"/>
    <w:rsid w:val="006D0769"/>
    <w:rsid w:val="006D313E"/>
    <w:rsid w:val="006D464D"/>
    <w:rsid w:val="006E1EB2"/>
    <w:rsid w:val="006F342D"/>
    <w:rsid w:val="006F5481"/>
    <w:rsid w:val="006F7BC8"/>
    <w:rsid w:val="00700F89"/>
    <w:rsid w:val="00705D68"/>
    <w:rsid w:val="007067C5"/>
    <w:rsid w:val="00710725"/>
    <w:rsid w:val="007157D5"/>
    <w:rsid w:val="007177FE"/>
    <w:rsid w:val="00724E5E"/>
    <w:rsid w:val="0072757A"/>
    <w:rsid w:val="00727C7A"/>
    <w:rsid w:val="00740369"/>
    <w:rsid w:val="00743AD4"/>
    <w:rsid w:val="00745047"/>
    <w:rsid w:val="0075145A"/>
    <w:rsid w:val="007619FD"/>
    <w:rsid w:val="0077147D"/>
    <w:rsid w:val="00771D3C"/>
    <w:rsid w:val="00776198"/>
    <w:rsid w:val="00777903"/>
    <w:rsid w:val="00781D6A"/>
    <w:rsid w:val="00783A11"/>
    <w:rsid w:val="00783BB2"/>
    <w:rsid w:val="00785F68"/>
    <w:rsid w:val="00786F5C"/>
    <w:rsid w:val="007A18EB"/>
    <w:rsid w:val="007A3E1B"/>
    <w:rsid w:val="007A68E1"/>
    <w:rsid w:val="007B10A7"/>
    <w:rsid w:val="007C0C1D"/>
    <w:rsid w:val="007C16FD"/>
    <w:rsid w:val="007C30F7"/>
    <w:rsid w:val="007C75DB"/>
    <w:rsid w:val="007D5652"/>
    <w:rsid w:val="007D59B1"/>
    <w:rsid w:val="007D6F12"/>
    <w:rsid w:val="007D73E7"/>
    <w:rsid w:val="007D7B8B"/>
    <w:rsid w:val="007E166C"/>
    <w:rsid w:val="007E18E5"/>
    <w:rsid w:val="007E71E7"/>
    <w:rsid w:val="007F32F7"/>
    <w:rsid w:val="00810237"/>
    <w:rsid w:val="00814487"/>
    <w:rsid w:val="00814D2B"/>
    <w:rsid w:val="0081759F"/>
    <w:rsid w:val="00823FF6"/>
    <w:rsid w:val="00827143"/>
    <w:rsid w:val="00834560"/>
    <w:rsid w:val="0083539B"/>
    <w:rsid w:val="00840108"/>
    <w:rsid w:val="008508DA"/>
    <w:rsid w:val="008517DD"/>
    <w:rsid w:val="008544D9"/>
    <w:rsid w:val="00854CBB"/>
    <w:rsid w:val="00861CF8"/>
    <w:rsid w:val="0086295F"/>
    <w:rsid w:val="00862F5A"/>
    <w:rsid w:val="00863232"/>
    <w:rsid w:val="00864829"/>
    <w:rsid w:val="008661B9"/>
    <w:rsid w:val="00866AD6"/>
    <w:rsid w:val="008701D7"/>
    <w:rsid w:val="00885364"/>
    <w:rsid w:val="00887597"/>
    <w:rsid w:val="008915DF"/>
    <w:rsid w:val="00896604"/>
    <w:rsid w:val="0089673C"/>
    <w:rsid w:val="008A6E39"/>
    <w:rsid w:val="008B46F9"/>
    <w:rsid w:val="008B4C8F"/>
    <w:rsid w:val="008B7FEF"/>
    <w:rsid w:val="008C5028"/>
    <w:rsid w:val="008E146F"/>
    <w:rsid w:val="008E25A9"/>
    <w:rsid w:val="008E2A36"/>
    <w:rsid w:val="008E5439"/>
    <w:rsid w:val="008F1DB7"/>
    <w:rsid w:val="00904A85"/>
    <w:rsid w:val="00905EB2"/>
    <w:rsid w:val="00913194"/>
    <w:rsid w:val="00916367"/>
    <w:rsid w:val="009166B2"/>
    <w:rsid w:val="00920EAF"/>
    <w:rsid w:val="00921577"/>
    <w:rsid w:val="00922139"/>
    <w:rsid w:val="0093196D"/>
    <w:rsid w:val="00940774"/>
    <w:rsid w:val="00940BEF"/>
    <w:rsid w:val="00941BA1"/>
    <w:rsid w:val="00942C4B"/>
    <w:rsid w:val="00943B26"/>
    <w:rsid w:val="00943E8D"/>
    <w:rsid w:val="00945116"/>
    <w:rsid w:val="00953E5C"/>
    <w:rsid w:val="00955E49"/>
    <w:rsid w:val="00957B2E"/>
    <w:rsid w:val="00960F90"/>
    <w:rsid w:val="009669CC"/>
    <w:rsid w:val="00966A5C"/>
    <w:rsid w:val="00972EEA"/>
    <w:rsid w:val="009748F8"/>
    <w:rsid w:val="009751FD"/>
    <w:rsid w:val="009760BB"/>
    <w:rsid w:val="00976DCC"/>
    <w:rsid w:val="00980309"/>
    <w:rsid w:val="009836CB"/>
    <w:rsid w:val="00984881"/>
    <w:rsid w:val="009853CA"/>
    <w:rsid w:val="00986412"/>
    <w:rsid w:val="009872AE"/>
    <w:rsid w:val="00990B2F"/>
    <w:rsid w:val="00991387"/>
    <w:rsid w:val="00992E84"/>
    <w:rsid w:val="00995017"/>
    <w:rsid w:val="009B03C3"/>
    <w:rsid w:val="009C17D3"/>
    <w:rsid w:val="009C2A97"/>
    <w:rsid w:val="009C2EE4"/>
    <w:rsid w:val="009C7F88"/>
    <w:rsid w:val="009D0F96"/>
    <w:rsid w:val="009D1BE0"/>
    <w:rsid w:val="009E3C5C"/>
    <w:rsid w:val="009E52D6"/>
    <w:rsid w:val="009F04FA"/>
    <w:rsid w:val="009F5164"/>
    <w:rsid w:val="009F5915"/>
    <w:rsid w:val="00A00795"/>
    <w:rsid w:val="00A01FF6"/>
    <w:rsid w:val="00A02060"/>
    <w:rsid w:val="00A06A6F"/>
    <w:rsid w:val="00A14A94"/>
    <w:rsid w:val="00A223FC"/>
    <w:rsid w:val="00A22B2D"/>
    <w:rsid w:val="00A22ECD"/>
    <w:rsid w:val="00A2560E"/>
    <w:rsid w:val="00A25F17"/>
    <w:rsid w:val="00A31FBB"/>
    <w:rsid w:val="00A36C1D"/>
    <w:rsid w:val="00A40A3B"/>
    <w:rsid w:val="00A426A0"/>
    <w:rsid w:val="00A46389"/>
    <w:rsid w:val="00A5296B"/>
    <w:rsid w:val="00A53005"/>
    <w:rsid w:val="00A6733D"/>
    <w:rsid w:val="00A73295"/>
    <w:rsid w:val="00A80C23"/>
    <w:rsid w:val="00A80DF6"/>
    <w:rsid w:val="00A80FCA"/>
    <w:rsid w:val="00A82A85"/>
    <w:rsid w:val="00A82FC7"/>
    <w:rsid w:val="00A8781F"/>
    <w:rsid w:val="00A97EED"/>
    <w:rsid w:val="00A97F34"/>
    <w:rsid w:val="00AA1CA4"/>
    <w:rsid w:val="00AA2500"/>
    <w:rsid w:val="00AA74C8"/>
    <w:rsid w:val="00AB18B2"/>
    <w:rsid w:val="00AB5FC6"/>
    <w:rsid w:val="00AC213F"/>
    <w:rsid w:val="00AC231D"/>
    <w:rsid w:val="00AC4408"/>
    <w:rsid w:val="00AC4C65"/>
    <w:rsid w:val="00AC4DDE"/>
    <w:rsid w:val="00AD0A9C"/>
    <w:rsid w:val="00AD2AB8"/>
    <w:rsid w:val="00AD4B7A"/>
    <w:rsid w:val="00AE0E00"/>
    <w:rsid w:val="00AE1337"/>
    <w:rsid w:val="00AE28E5"/>
    <w:rsid w:val="00AE546D"/>
    <w:rsid w:val="00AF361E"/>
    <w:rsid w:val="00B007BC"/>
    <w:rsid w:val="00B0254F"/>
    <w:rsid w:val="00B06786"/>
    <w:rsid w:val="00B12C35"/>
    <w:rsid w:val="00B13462"/>
    <w:rsid w:val="00B25FAA"/>
    <w:rsid w:val="00B262C9"/>
    <w:rsid w:val="00B310AC"/>
    <w:rsid w:val="00B35CFF"/>
    <w:rsid w:val="00B37101"/>
    <w:rsid w:val="00B470FB"/>
    <w:rsid w:val="00B47C90"/>
    <w:rsid w:val="00B514B4"/>
    <w:rsid w:val="00B52D1D"/>
    <w:rsid w:val="00B53D53"/>
    <w:rsid w:val="00B53F7D"/>
    <w:rsid w:val="00B55C8F"/>
    <w:rsid w:val="00B56D23"/>
    <w:rsid w:val="00B61CB1"/>
    <w:rsid w:val="00B6200B"/>
    <w:rsid w:val="00B62E20"/>
    <w:rsid w:val="00B64BA7"/>
    <w:rsid w:val="00B72479"/>
    <w:rsid w:val="00B84620"/>
    <w:rsid w:val="00B87C97"/>
    <w:rsid w:val="00B911EF"/>
    <w:rsid w:val="00B91465"/>
    <w:rsid w:val="00B91EA3"/>
    <w:rsid w:val="00B93937"/>
    <w:rsid w:val="00B9509B"/>
    <w:rsid w:val="00BA5EFA"/>
    <w:rsid w:val="00BA62B9"/>
    <w:rsid w:val="00BA69B4"/>
    <w:rsid w:val="00BB0A64"/>
    <w:rsid w:val="00BB4218"/>
    <w:rsid w:val="00BC43F7"/>
    <w:rsid w:val="00BD203A"/>
    <w:rsid w:val="00BD3E40"/>
    <w:rsid w:val="00BD737D"/>
    <w:rsid w:val="00BE39F3"/>
    <w:rsid w:val="00BE5A42"/>
    <w:rsid w:val="00BF1800"/>
    <w:rsid w:val="00BF22A8"/>
    <w:rsid w:val="00BF3C0C"/>
    <w:rsid w:val="00BF58C1"/>
    <w:rsid w:val="00C027B3"/>
    <w:rsid w:val="00C1162E"/>
    <w:rsid w:val="00C1235A"/>
    <w:rsid w:val="00C14A2A"/>
    <w:rsid w:val="00C21789"/>
    <w:rsid w:val="00C21F4B"/>
    <w:rsid w:val="00C250E8"/>
    <w:rsid w:val="00C25106"/>
    <w:rsid w:val="00C2616D"/>
    <w:rsid w:val="00C2791B"/>
    <w:rsid w:val="00C31B90"/>
    <w:rsid w:val="00C34275"/>
    <w:rsid w:val="00C36055"/>
    <w:rsid w:val="00C37E13"/>
    <w:rsid w:val="00C418EC"/>
    <w:rsid w:val="00C4490E"/>
    <w:rsid w:val="00C45720"/>
    <w:rsid w:val="00C462D7"/>
    <w:rsid w:val="00C52971"/>
    <w:rsid w:val="00C53134"/>
    <w:rsid w:val="00C53952"/>
    <w:rsid w:val="00C53E6C"/>
    <w:rsid w:val="00C543BA"/>
    <w:rsid w:val="00C605CC"/>
    <w:rsid w:val="00C60742"/>
    <w:rsid w:val="00C607CA"/>
    <w:rsid w:val="00C6117C"/>
    <w:rsid w:val="00C623A9"/>
    <w:rsid w:val="00C62C93"/>
    <w:rsid w:val="00C66980"/>
    <w:rsid w:val="00C73243"/>
    <w:rsid w:val="00C77B4B"/>
    <w:rsid w:val="00C77CDE"/>
    <w:rsid w:val="00C80D12"/>
    <w:rsid w:val="00C83183"/>
    <w:rsid w:val="00C90207"/>
    <w:rsid w:val="00C906F0"/>
    <w:rsid w:val="00C90CF5"/>
    <w:rsid w:val="00C9124D"/>
    <w:rsid w:val="00C95D91"/>
    <w:rsid w:val="00CA0E6C"/>
    <w:rsid w:val="00CA2AB5"/>
    <w:rsid w:val="00CA5976"/>
    <w:rsid w:val="00CA5B23"/>
    <w:rsid w:val="00CB0025"/>
    <w:rsid w:val="00CB4522"/>
    <w:rsid w:val="00CB5A7D"/>
    <w:rsid w:val="00CC223F"/>
    <w:rsid w:val="00CD0A29"/>
    <w:rsid w:val="00CD535B"/>
    <w:rsid w:val="00CD5C56"/>
    <w:rsid w:val="00CD5EC4"/>
    <w:rsid w:val="00CE1177"/>
    <w:rsid w:val="00CE55F7"/>
    <w:rsid w:val="00CF0A13"/>
    <w:rsid w:val="00CF0A67"/>
    <w:rsid w:val="00CF1CBE"/>
    <w:rsid w:val="00CF4A8A"/>
    <w:rsid w:val="00D03799"/>
    <w:rsid w:val="00D05C0A"/>
    <w:rsid w:val="00D07975"/>
    <w:rsid w:val="00D24D7D"/>
    <w:rsid w:val="00D25941"/>
    <w:rsid w:val="00D25D68"/>
    <w:rsid w:val="00D263DE"/>
    <w:rsid w:val="00D268AF"/>
    <w:rsid w:val="00D30BF5"/>
    <w:rsid w:val="00D30F17"/>
    <w:rsid w:val="00D3143C"/>
    <w:rsid w:val="00D31448"/>
    <w:rsid w:val="00D31530"/>
    <w:rsid w:val="00D32658"/>
    <w:rsid w:val="00D41901"/>
    <w:rsid w:val="00D43823"/>
    <w:rsid w:val="00D448C5"/>
    <w:rsid w:val="00D528B0"/>
    <w:rsid w:val="00D53ECD"/>
    <w:rsid w:val="00D64589"/>
    <w:rsid w:val="00D6606C"/>
    <w:rsid w:val="00D66E82"/>
    <w:rsid w:val="00D674F4"/>
    <w:rsid w:val="00D7221D"/>
    <w:rsid w:val="00D803A5"/>
    <w:rsid w:val="00D83EEE"/>
    <w:rsid w:val="00D874FC"/>
    <w:rsid w:val="00D928A1"/>
    <w:rsid w:val="00D94D5D"/>
    <w:rsid w:val="00D95929"/>
    <w:rsid w:val="00DA033D"/>
    <w:rsid w:val="00DA0D48"/>
    <w:rsid w:val="00DA21D6"/>
    <w:rsid w:val="00DA35D5"/>
    <w:rsid w:val="00DA4ECE"/>
    <w:rsid w:val="00DB1C73"/>
    <w:rsid w:val="00DB4B5F"/>
    <w:rsid w:val="00DB590C"/>
    <w:rsid w:val="00DB71C1"/>
    <w:rsid w:val="00DD53A1"/>
    <w:rsid w:val="00DE4108"/>
    <w:rsid w:val="00DE52F8"/>
    <w:rsid w:val="00DE7E9E"/>
    <w:rsid w:val="00DF04EC"/>
    <w:rsid w:val="00DF196E"/>
    <w:rsid w:val="00DF4685"/>
    <w:rsid w:val="00DF760B"/>
    <w:rsid w:val="00E03EE5"/>
    <w:rsid w:val="00E065AA"/>
    <w:rsid w:val="00E07574"/>
    <w:rsid w:val="00E10E5F"/>
    <w:rsid w:val="00E12C83"/>
    <w:rsid w:val="00E15A69"/>
    <w:rsid w:val="00E176B6"/>
    <w:rsid w:val="00E26A76"/>
    <w:rsid w:val="00E30F0B"/>
    <w:rsid w:val="00E315E1"/>
    <w:rsid w:val="00E34B0C"/>
    <w:rsid w:val="00E433E9"/>
    <w:rsid w:val="00E46D64"/>
    <w:rsid w:val="00E5509A"/>
    <w:rsid w:val="00E55C6A"/>
    <w:rsid w:val="00E57276"/>
    <w:rsid w:val="00E57A46"/>
    <w:rsid w:val="00E604A7"/>
    <w:rsid w:val="00E614EE"/>
    <w:rsid w:val="00E670F8"/>
    <w:rsid w:val="00E74659"/>
    <w:rsid w:val="00E7498D"/>
    <w:rsid w:val="00E768F1"/>
    <w:rsid w:val="00E83F71"/>
    <w:rsid w:val="00E85F48"/>
    <w:rsid w:val="00E86E45"/>
    <w:rsid w:val="00E87A8C"/>
    <w:rsid w:val="00E90D57"/>
    <w:rsid w:val="00E93D9E"/>
    <w:rsid w:val="00E94569"/>
    <w:rsid w:val="00E957B7"/>
    <w:rsid w:val="00EA0AB0"/>
    <w:rsid w:val="00EA2EA5"/>
    <w:rsid w:val="00EB0EE7"/>
    <w:rsid w:val="00EB3C18"/>
    <w:rsid w:val="00EB4AEC"/>
    <w:rsid w:val="00EB72D8"/>
    <w:rsid w:val="00EC1386"/>
    <w:rsid w:val="00EC51C5"/>
    <w:rsid w:val="00EC70C8"/>
    <w:rsid w:val="00ED031C"/>
    <w:rsid w:val="00ED2DD9"/>
    <w:rsid w:val="00ED4B65"/>
    <w:rsid w:val="00ED4F3F"/>
    <w:rsid w:val="00ED5924"/>
    <w:rsid w:val="00EE4669"/>
    <w:rsid w:val="00EE7080"/>
    <w:rsid w:val="00EF0057"/>
    <w:rsid w:val="00F0500B"/>
    <w:rsid w:val="00F06AB3"/>
    <w:rsid w:val="00F06B94"/>
    <w:rsid w:val="00F07846"/>
    <w:rsid w:val="00F10419"/>
    <w:rsid w:val="00F12378"/>
    <w:rsid w:val="00F16A30"/>
    <w:rsid w:val="00F26189"/>
    <w:rsid w:val="00F3218A"/>
    <w:rsid w:val="00F4188E"/>
    <w:rsid w:val="00F4220E"/>
    <w:rsid w:val="00F42F36"/>
    <w:rsid w:val="00F47D68"/>
    <w:rsid w:val="00F61181"/>
    <w:rsid w:val="00F645D7"/>
    <w:rsid w:val="00F65B84"/>
    <w:rsid w:val="00F66BA0"/>
    <w:rsid w:val="00F67FEA"/>
    <w:rsid w:val="00F74F62"/>
    <w:rsid w:val="00F77184"/>
    <w:rsid w:val="00F80844"/>
    <w:rsid w:val="00F81941"/>
    <w:rsid w:val="00F8457A"/>
    <w:rsid w:val="00F875B8"/>
    <w:rsid w:val="00F92909"/>
    <w:rsid w:val="00FA1155"/>
    <w:rsid w:val="00FA13DA"/>
    <w:rsid w:val="00FA164E"/>
    <w:rsid w:val="00FA5DEB"/>
    <w:rsid w:val="00FB02C1"/>
    <w:rsid w:val="00FD2FE6"/>
    <w:rsid w:val="00FD431E"/>
    <w:rsid w:val="00FD4A40"/>
    <w:rsid w:val="00FE5166"/>
    <w:rsid w:val="00FE5823"/>
    <w:rsid w:val="00FF0514"/>
    <w:rsid w:val="00FF1F4C"/>
    <w:rsid w:val="00FF29DF"/>
    <w:rsid w:val="00FF33A4"/>
    <w:rsid w:val="00FF43AF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AE4DE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517D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AA1CA4"/>
    <w:pPr>
      <w:keepNext/>
      <w:keepLines/>
      <w:spacing w:before="360" w:after="80"/>
      <w:jc w:val="both"/>
      <w:outlineLvl w:val="0"/>
    </w:pPr>
    <w:rPr>
      <w:rFonts w:ascii="Arial" w:eastAsiaTheme="majorEastAsia" w:hAnsi="Arial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semiHidden/>
    <w:unhideWhenUsed/>
    <w:qFormat/>
    <w:rsid w:val="00AA1CA4"/>
    <w:pPr>
      <w:keepNext/>
      <w:keepLines/>
      <w:spacing w:before="160" w:after="80"/>
      <w:jc w:val="both"/>
      <w:outlineLvl w:val="1"/>
    </w:pPr>
    <w:rPr>
      <w:rFonts w:ascii="Arial" w:eastAsiaTheme="majorEastAsia" w:hAnsi="Arial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AA1CA4"/>
    <w:pPr>
      <w:spacing w:after="80"/>
      <w:contextualSpacing/>
      <w:jc w:val="both"/>
    </w:pPr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ascii="Arial" w:eastAsiaTheme="majorEastAsia" w:hAnsi="Arial" w:cstheme="majorBidi"/>
      <w:i/>
      <w:spacing w:val="15"/>
      <w:sz w:val="2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table" w:styleId="Grigliatabella">
    <w:name w:val="Table Grid"/>
    <w:basedOn w:val="Tabellanormale"/>
    <w:uiPriority w:val="39"/>
    <w:rsid w:val="006A4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574DAE"/>
    <w:pPr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943E8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943E8D"/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943E8D"/>
    <w:rPr>
      <w:rFonts w:ascii="Courier New" w:eastAsiaTheme="minorEastAsia" w:hAnsi="Courier New" w:cs="Courier New"/>
      <w:kern w:val="0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43E8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43E8D"/>
    <w:rPr>
      <w:rFonts w:ascii="Courier New" w:eastAsiaTheme="minorEastAsia" w:hAnsi="Courier New" w:cs="Courier New"/>
      <w:b/>
      <w:bCs/>
      <w:kern w:val="0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09AB1266DB3C4B81303985FC51725F" ma:contentTypeVersion="18" ma:contentTypeDescription="Creare un nuovo documento." ma:contentTypeScope="" ma:versionID="7cef634415be595b980d2cc4ffb4c652">
  <xsd:schema xmlns:xsd="http://www.w3.org/2001/XMLSchema" xmlns:xs="http://www.w3.org/2001/XMLSchema" xmlns:p="http://schemas.microsoft.com/office/2006/metadata/properties" xmlns:ns2="30721605-34d9-4af9-8c2d-46f7a97a2bcc" xmlns:ns3="e907419e-d86d-4d6f-bed5-d7d5d3b3bab7" targetNamespace="http://schemas.microsoft.com/office/2006/metadata/properties" ma:root="true" ma:fieldsID="0ca057794101cf43f61c5476c2d2760d" ns2:_="" ns3:_="">
    <xsd:import namespace="30721605-34d9-4af9-8c2d-46f7a97a2bcc"/>
    <xsd:import namespace="e907419e-d86d-4d6f-bed5-d7d5d3b3b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21605-34d9-4af9-8c2d-46f7a97a2b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Tag immagine" ma:readOnly="false" ma:fieldId="{5cf76f15-5ced-4ddc-b409-7134ff3c332f}" ma:taxonomyMulti="true" ma:sspId="52700803-d49d-43ed-92b4-29e2204cc5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7419e-d86d-4d6f-bed5-d7d5d3b3bab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a8de38-833a-4d68-9d98-80afcf390030}" ma:internalName="TaxCatchAll" ma:showField="CatchAllData" ma:web="e907419e-d86d-4d6f-bed5-d7d5d3b3b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721605-34d9-4af9-8c2d-46f7a97a2bcc">
      <Terms xmlns="http://schemas.microsoft.com/office/infopath/2007/PartnerControls"/>
    </lcf76f155ced4ddcb4097134ff3c332f>
    <TaxCatchAll xmlns="e907419e-d86d-4d6f-bed5-d7d5d3b3bab7" xsi:nil="true"/>
  </documentManagement>
</p:properties>
</file>

<file path=customXml/itemProps1.xml><?xml version="1.0" encoding="utf-8"?>
<ds:datastoreItem xmlns:ds="http://schemas.openxmlformats.org/officeDocument/2006/customXml" ds:itemID="{E7D1E295-8517-476A-A54A-9CD129063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21605-34d9-4af9-8c2d-46f7a97a2bcc"/>
    <ds:schemaRef ds:uri="e907419e-d86d-4d6f-bed5-d7d5d3b3ba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E6EDBD-D35B-42FA-8FB5-6C28EEC05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4AACB-FC61-4C30-B01C-82804D73E5AA}">
  <ds:schemaRefs>
    <ds:schemaRef ds:uri="http://schemas.microsoft.com/office/2006/metadata/properties"/>
    <ds:schemaRef ds:uri="http://schemas.microsoft.com/office/infopath/2007/PartnerControls"/>
    <ds:schemaRef ds:uri="30721605-34d9-4af9-8c2d-46f7a97a2bcc"/>
    <ds:schemaRef ds:uri="e907419e-d86d-4d6f-bed5-d7d5d3b3ba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Verbale n. 11 CDA - versione revisionata</vt:lpstr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Autorizzazione congiunta al pagamento CEO-CFO</dc:title>
  <dc:subject>Modulo ai sensi della delibera CdA n. 11 del 8 ottobre 2026 - Allegato A</dc:subject>
  <dc:creator>Toscana Diagnostica S.r.l.</dc:creator>
  <cp:keywords/>
  <dc:description/>
  <cp:lastModifiedBy>Fabiana Masseria</cp:lastModifiedBy>
  <cp:revision>6</cp:revision>
  <cp:lastPrinted>2026-10-21T07:13:00Z</cp:lastPrinted>
  <dcterms:created xsi:type="dcterms:W3CDTF">2026-10-16T13:35:00Z</dcterms:created>
  <dcterms:modified xsi:type="dcterms:W3CDTF">2026-10-21T07:18:00Z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0x0101002909AB1266DB3C4B81303985FC51725F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